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66DE6A" w14:textId="623D7EEB" w:rsidR="009A00DA" w:rsidRPr="008158C9" w:rsidRDefault="00044554" w:rsidP="00AF237A">
      <w:r>
        <w:rPr>
          <w:noProof/>
        </w:rPr>
        <w:drawing>
          <wp:anchor distT="0" distB="0" distL="114300" distR="114300" simplePos="0" relativeHeight="251679744" behindDoc="0" locked="0" layoutInCell="1" allowOverlap="1" wp14:anchorId="4171E487" wp14:editId="51593DB1">
            <wp:simplePos x="0" y="0"/>
            <wp:positionH relativeFrom="column">
              <wp:posOffset>2449879</wp:posOffset>
            </wp:positionH>
            <wp:positionV relativeFrom="paragraph">
              <wp:posOffset>306118</wp:posOffset>
            </wp:positionV>
            <wp:extent cx="4140835" cy="1618615"/>
            <wp:effectExtent l="0" t="0" r="0" b="0"/>
            <wp:wrapNone/>
            <wp:docPr id="102011612" name="Picture 4" descr="A logo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1612" name="Picture 4" descr="A logo with blue lines&#10;&#10;AI-generated content may be incorrect."/>
                    <pic:cNvPicPr/>
                  </pic:nvPicPr>
                  <pic:blipFill rotWithShape="1">
                    <a:blip r:embed="rId11" cstate="print">
                      <a:extLst>
                        <a:ext uri="{28A0092B-C50C-407E-A947-70E740481C1C}">
                          <a14:useLocalDpi xmlns:a14="http://schemas.microsoft.com/office/drawing/2010/main" val="0"/>
                        </a:ext>
                      </a:extLst>
                    </a:blip>
                    <a:srcRect l="17393" t="29714" r="16086" b="30022"/>
                    <a:stretch/>
                  </pic:blipFill>
                  <pic:spPr bwMode="auto">
                    <a:xfrm>
                      <a:off x="0" y="0"/>
                      <a:ext cx="4140835" cy="1618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66DE6C" w14:textId="41D34CFE" w:rsidR="009A00DA" w:rsidRPr="008158C9" w:rsidRDefault="00565EF9" w:rsidP="00AF237A">
      <w:r w:rsidRPr="008158C9">
        <w:rPr>
          <w:noProof/>
        </w:rPr>
        <w:drawing>
          <wp:inline distT="0" distB="0" distL="0" distR="0" wp14:anchorId="77FD2D4A" wp14:editId="02B3BDDF">
            <wp:extent cx="2399542" cy="1618939"/>
            <wp:effectExtent l="0" t="0" r="127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10109" cy="1626069"/>
                    </a:xfrm>
                    <a:prstGeom prst="rect">
                      <a:avLst/>
                    </a:prstGeom>
                  </pic:spPr>
                </pic:pic>
              </a:graphicData>
            </a:graphic>
          </wp:inline>
        </w:drawing>
      </w:r>
      <w:r w:rsidRPr="008158C9">
        <w:t xml:space="preserve">     </w:t>
      </w:r>
    </w:p>
    <w:p w14:paraId="1E21266C" w14:textId="08045107" w:rsidR="00F033D9" w:rsidRPr="004C3DD1" w:rsidRDefault="00F033D9" w:rsidP="00AF237A">
      <w:pPr>
        <w:pStyle w:val="Heading1"/>
        <w:rPr>
          <w:sz w:val="21"/>
          <w:szCs w:val="21"/>
        </w:rPr>
      </w:pPr>
    </w:p>
    <w:p w14:paraId="07EB5A78" w14:textId="52225B2F" w:rsidR="00230340" w:rsidRPr="008158C9" w:rsidRDefault="00044554" w:rsidP="00230340">
      <w:pPr>
        <w:jc w:val="center"/>
        <w:rPr>
          <w:rFonts w:asciiTheme="majorHAnsi" w:hAnsiTheme="majorHAnsi" w:cs="Arial"/>
          <w:b/>
          <w:bCs/>
          <w:caps/>
          <w:color w:val="2F5496" w:themeColor="accent1" w:themeShade="BF"/>
          <w:sz w:val="64"/>
          <w:szCs w:val="64"/>
        </w:rPr>
      </w:pPr>
      <w:r>
        <w:rPr>
          <w:rFonts w:asciiTheme="majorHAnsi" w:hAnsiTheme="majorHAnsi" w:cs="Arial"/>
          <w:b/>
          <w:bCs/>
          <w:caps/>
          <w:color w:val="2F5496" w:themeColor="accent1" w:themeShade="BF"/>
          <w:sz w:val="64"/>
          <w:szCs w:val="64"/>
        </w:rPr>
        <w:t>INtrodução à metodologia do data science</w:t>
      </w:r>
    </w:p>
    <w:p w14:paraId="70AC79FB" w14:textId="49579460" w:rsidR="00CD461B" w:rsidRPr="008158C9" w:rsidRDefault="00CD461B" w:rsidP="00230340">
      <w:pPr>
        <w:tabs>
          <w:tab w:val="right" w:pos="9807"/>
        </w:tabs>
        <w:spacing w:after="200" w:line="276" w:lineRule="auto"/>
        <w:jc w:val="right"/>
        <w:rPr>
          <w:rFonts w:asciiTheme="minorHAnsi" w:hAnsiTheme="minorHAnsi"/>
          <w:color w:val="C45911" w:themeColor="accent2" w:themeShade="BF"/>
          <w:sz w:val="56"/>
          <w:szCs w:val="56"/>
        </w:rPr>
      </w:pPr>
      <w:r w:rsidRPr="008158C9">
        <w:rPr>
          <w:rFonts w:asciiTheme="minorHAnsi" w:hAnsiTheme="minorHAnsi"/>
          <w:color w:val="C45911" w:themeColor="accent2" w:themeShade="BF"/>
          <w:sz w:val="56"/>
          <w:szCs w:val="56"/>
        </w:rPr>
        <w:t>Data Science aplicado</w:t>
      </w:r>
    </w:p>
    <w:p w14:paraId="7A6B4569" w14:textId="3FE3FFAA" w:rsidR="00E66A8B" w:rsidRPr="008158C9" w:rsidRDefault="00CD461B" w:rsidP="00230340">
      <w:pPr>
        <w:tabs>
          <w:tab w:val="right" w:pos="9807"/>
        </w:tabs>
        <w:spacing w:after="200" w:line="276" w:lineRule="auto"/>
        <w:jc w:val="right"/>
        <w:rPr>
          <w:rFonts w:asciiTheme="minorHAnsi" w:hAnsiTheme="minorHAnsi"/>
          <w:color w:val="C45911" w:themeColor="accent2" w:themeShade="BF"/>
          <w:sz w:val="56"/>
          <w:szCs w:val="56"/>
        </w:rPr>
      </w:pPr>
      <w:r w:rsidRPr="008158C9">
        <w:rPr>
          <w:rFonts w:asciiTheme="minorHAnsi" w:hAnsiTheme="minorHAnsi"/>
          <w:color w:val="C45911" w:themeColor="accent2" w:themeShade="BF"/>
          <w:sz w:val="56"/>
          <w:szCs w:val="56"/>
        </w:rPr>
        <w:t xml:space="preserve">José Eduardo Pécora Junior, </w:t>
      </w:r>
      <w:r w:rsidR="00393886" w:rsidRPr="008158C9">
        <w:rPr>
          <w:rFonts w:asciiTheme="minorHAnsi" w:hAnsiTheme="minorHAnsi"/>
          <w:color w:val="C45911" w:themeColor="accent2" w:themeShade="BF"/>
          <w:sz w:val="56"/>
          <w:szCs w:val="56"/>
        </w:rPr>
        <w:t>PhD.</w:t>
      </w:r>
    </w:p>
    <w:p w14:paraId="4AAD8A3B" w14:textId="77777777" w:rsidR="00AF237A" w:rsidRPr="008158C9" w:rsidRDefault="00AF237A">
      <w:pPr>
        <w:spacing w:after="200" w:line="276" w:lineRule="auto"/>
        <w:jc w:val="left"/>
      </w:pPr>
      <w:r w:rsidRPr="008158C9">
        <w:br w:type="page"/>
      </w:r>
    </w:p>
    <w:p w14:paraId="6766DE78" w14:textId="7A708BBB" w:rsidR="00C52715" w:rsidRPr="008158C9" w:rsidRDefault="00C52715" w:rsidP="00230340">
      <w:pPr>
        <w:jc w:val="right"/>
        <w:rPr>
          <w:rFonts w:asciiTheme="minorHAnsi" w:hAnsiTheme="minorHAnsi"/>
          <w:sz w:val="50"/>
          <w:szCs w:val="50"/>
        </w:rPr>
      </w:pPr>
      <w:r w:rsidRPr="008158C9">
        <w:rPr>
          <w:rFonts w:asciiTheme="minorHAnsi" w:hAnsiTheme="minorHAnsi"/>
          <w:sz w:val="50"/>
          <w:szCs w:val="50"/>
        </w:rPr>
        <w:lastRenderedPageBreak/>
        <w:t>Apostila didática</w:t>
      </w:r>
    </w:p>
    <w:sdt>
      <w:sdtPr>
        <w:id w:val="397490571"/>
        <w:docPartObj>
          <w:docPartGallery w:val="Cover Pages"/>
          <w:docPartUnique/>
        </w:docPartObj>
      </w:sdtPr>
      <w:sdtContent>
        <w:p w14:paraId="0E9604AD" w14:textId="5EEE7F53" w:rsidR="00CD461B" w:rsidRPr="008158C9" w:rsidRDefault="00CD461B" w:rsidP="00AF237A">
          <w:pPr>
            <w:rPr>
              <w:b/>
            </w:rPr>
          </w:pPr>
          <w:r w:rsidRPr="008158C9">
            <w:rPr>
              <w:b/>
            </w:rPr>
            <w:t>APRESENTAÇÃO DA DISCIPLINA</w:t>
          </w:r>
        </w:p>
        <w:p w14:paraId="64006CEF" w14:textId="26239728" w:rsidR="00CD461B" w:rsidRPr="008158C9" w:rsidRDefault="00CD461B" w:rsidP="00AF237A">
          <w:r w:rsidRPr="008158C9">
            <w:t xml:space="preserve">Sejam bem-vindos à </w:t>
          </w:r>
          <w:r w:rsidR="00044554">
            <w:t>apostila</w:t>
          </w:r>
          <w:r w:rsidRPr="008158C9">
            <w:t xml:space="preserve"> de Data Science do MBA </w:t>
          </w:r>
          <w:r w:rsidR="00044554">
            <w:t>do projeto de extensão LIGA DATA SCIENCE da</w:t>
          </w:r>
          <w:r w:rsidRPr="008158C9">
            <w:t xml:space="preserve"> Universidade Federal do Paraná (UFPR)!</w:t>
          </w:r>
        </w:p>
        <w:p w14:paraId="3F3639DC" w14:textId="5F5B13B8" w:rsidR="00CD461B" w:rsidRPr="008158C9" w:rsidRDefault="00CD461B" w:rsidP="00AF237A">
          <w:r w:rsidRPr="008158C9">
            <w:t xml:space="preserve">A Inteligência Artificial veio para mudar o modo como fazemos as coisas. Isso se aplica no processo produtivo, no processo de compras, na gestão de recursos, na gestão financeira </w:t>
          </w:r>
          <w:r w:rsidR="004A0613" w:rsidRPr="008158C9">
            <w:t xml:space="preserve">e </w:t>
          </w:r>
          <w:r w:rsidRPr="008158C9">
            <w:t>em diversas áreas da administração.</w:t>
          </w:r>
          <w:r w:rsidR="00367F42" w:rsidRPr="008158C9">
            <w:t xml:space="preserve"> </w:t>
          </w:r>
          <w:r w:rsidRPr="008158C9">
            <w:t>Esta apostila é um bom exemplo de como a inteligência artificial mudou o modo de se fazer as coisas. Para redigi-la, eu usei um algoritmo que transforma a minha voz no texto, ou seja, um algoritmo de inteligência artificial que faz a transcrição. Após, eu usei um software de revisão de texto que também é baseado em inteligência artificial.</w:t>
          </w:r>
        </w:p>
        <w:p w14:paraId="7ABB9EA5" w14:textId="739510B4" w:rsidR="00CD461B" w:rsidRPr="008158C9" w:rsidRDefault="00CD461B" w:rsidP="00AF237A">
          <w:r w:rsidRPr="008158C9">
            <w:t xml:space="preserve">Ao ler a apostila, vocês notarão que usei um estilo de redação de como </w:t>
          </w:r>
          <w:r w:rsidR="004A0613" w:rsidRPr="008158C9">
            <w:t xml:space="preserve">se eu </w:t>
          </w:r>
          <w:r w:rsidRPr="008158C9">
            <w:t xml:space="preserve">estivesse conversando com vocês. Isso </w:t>
          </w:r>
          <w:r w:rsidR="004A0613" w:rsidRPr="008158C9">
            <w:t xml:space="preserve">foi </w:t>
          </w:r>
          <w:r w:rsidR="005B2DFC" w:rsidRPr="008158C9">
            <w:t>intencional, pois</w:t>
          </w:r>
          <w:r w:rsidR="00510E3C" w:rsidRPr="008158C9">
            <w:t xml:space="preserve"> </w:t>
          </w:r>
          <w:r w:rsidR="004A0613" w:rsidRPr="008158C9">
            <w:t>este tema é inovador</w:t>
          </w:r>
          <w:r w:rsidR="00510E3C" w:rsidRPr="008158C9">
            <w:t xml:space="preserve"> e pode </w:t>
          </w:r>
          <w:r w:rsidR="00F82BE0" w:rsidRPr="008158C9">
            <w:t>ficar difícil rapidamente. Então um</w:t>
          </w:r>
          <w:r w:rsidR="005B2DFC" w:rsidRPr="008158C9">
            <w:t>a</w:t>
          </w:r>
          <w:r w:rsidR="00F82BE0" w:rsidRPr="008158C9">
            <w:t xml:space="preserve"> linguagem mais pessoal</w:t>
          </w:r>
          <w:r w:rsidR="004A0613" w:rsidRPr="008158C9">
            <w:t xml:space="preserve"> facilita o aprendizado.</w:t>
          </w:r>
          <w:r w:rsidRPr="008158C9">
            <w:t xml:space="preserve"> Outro ponto importante d</w:t>
          </w:r>
          <w:r w:rsidR="004A0613" w:rsidRPr="008158C9">
            <w:t>esta</w:t>
          </w:r>
          <w:r w:rsidRPr="008158C9">
            <w:t xml:space="preserve"> apostila é que eu uso os termos ciência de dados e o anglicismo </w:t>
          </w:r>
          <w:r w:rsidR="00E53358" w:rsidRPr="008158C9">
            <w:t>‘</w:t>
          </w:r>
          <w:r w:rsidRPr="008158C9">
            <w:t>Data Science</w:t>
          </w:r>
          <w:r w:rsidR="00E53358" w:rsidRPr="008158C9">
            <w:t>’</w:t>
          </w:r>
          <w:r w:rsidRPr="008158C9">
            <w:t xml:space="preserve"> como sinônimos, isso também </w:t>
          </w:r>
          <w:r w:rsidR="004A0613" w:rsidRPr="008158C9">
            <w:t>foi intencional</w:t>
          </w:r>
          <w:r w:rsidRPr="008158C9">
            <w:t xml:space="preserve">. Visto que a maioria esmagadora da literatura está em inglês, facilita para o aluno que deseja aprofundar </w:t>
          </w:r>
          <w:r w:rsidR="004A0613" w:rsidRPr="008158C9">
            <w:t>seus</w:t>
          </w:r>
          <w:r w:rsidRPr="008158C9">
            <w:t xml:space="preserve"> conhecimentos.</w:t>
          </w:r>
        </w:p>
        <w:p w14:paraId="517DDE09" w14:textId="30131AD6" w:rsidR="00CD461B" w:rsidRPr="008158C9" w:rsidRDefault="004A0613" w:rsidP="00AF237A">
          <w:r w:rsidRPr="008158C9">
            <w:t>A</w:t>
          </w:r>
          <w:r w:rsidR="00CD461B" w:rsidRPr="008158C9">
            <w:t xml:space="preserve"> apostila foi concebida para uma pessoa leiga em ciência de dados ou linguagens de programação. Com este intuito, todos os códigos, em Python, são parte integrante dessa apostila e estão à disposição dos alunos. Eu sugiro que os alunos leiam a apostila, façam o download dos arquivos quando </w:t>
          </w:r>
          <w:r w:rsidR="00A03916" w:rsidRPr="008158C9">
            <w:t>forem</w:t>
          </w:r>
          <w:r w:rsidR="00CD461B" w:rsidRPr="008158C9">
            <w:t xml:space="preserve"> apresentados. </w:t>
          </w:r>
        </w:p>
        <w:p w14:paraId="18229AB7" w14:textId="1ACC59CD" w:rsidR="00CD461B" w:rsidRPr="008158C9" w:rsidRDefault="00CD461B" w:rsidP="00AF237A">
          <w:r w:rsidRPr="008158C9">
            <w:t xml:space="preserve">O </w:t>
          </w:r>
          <w:r w:rsidR="00393886" w:rsidRPr="008158C9">
            <w:t>objetivo</w:t>
          </w:r>
          <w:r w:rsidRPr="008158C9">
            <w:t xml:space="preserve"> desta disciplina é fazer </w:t>
          </w:r>
          <w:r w:rsidR="00393886" w:rsidRPr="008158C9">
            <w:t>uma introdução</w:t>
          </w:r>
          <w:r w:rsidRPr="008158C9">
            <w:t xml:space="preserve"> ao processo e </w:t>
          </w:r>
          <w:r w:rsidR="00393886" w:rsidRPr="008158C9">
            <w:t>à metodologia</w:t>
          </w:r>
          <w:r w:rsidRPr="008158C9">
            <w:t xml:space="preserve"> da ciência de dados, mas também ilustrar como a tomada de decisão pode ser mais eficaz.</w:t>
          </w:r>
        </w:p>
        <w:p w14:paraId="51FF5864" w14:textId="73F2729A" w:rsidR="00CD461B" w:rsidRPr="008158C9" w:rsidRDefault="00CD461B" w:rsidP="00AF237A">
          <w:r w:rsidRPr="008158C9">
            <w:t xml:space="preserve">Unidade 1 – </w:t>
          </w:r>
          <w:r w:rsidR="00393886" w:rsidRPr="008158C9">
            <w:t>Processo da</w:t>
          </w:r>
          <w:r w:rsidRPr="008158C9">
            <w:t xml:space="preserve"> Ciência de Dados</w:t>
          </w:r>
          <w:r w:rsidR="00393886" w:rsidRPr="008158C9">
            <w:t>.</w:t>
          </w:r>
        </w:p>
        <w:p w14:paraId="24CF8022" w14:textId="677CB2EF" w:rsidR="00CD461B" w:rsidRPr="008158C9" w:rsidRDefault="00CD461B" w:rsidP="00AF237A">
          <w:r w:rsidRPr="008158C9">
            <w:t xml:space="preserve">Unidade 2 – </w:t>
          </w:r>
          <w:r w:rsidR="00393886" w:rsidRPr="008158C9">
            <w:t>Modelos para previsão de preço de vendas.</w:t>
          </w:r>
        </w:p>
        <w:p w14:paraId="2F0E0039" w14:textId="77777777" w:rsidR="00CD461B" w:rsidRPr="008158C9" w:rsidRDefault="00CD461B" w:rsidP="00AF237A">
          <w:r w:rsidRPr="008158C9">
            <w:t>Até breve,</w:t>
          </w:r>
        </w:p>
        <w:p w14:paraId="472B442D" w14:textId="62CAD399" w:rsidR="00CD461B" w:rsidRPr="008158C9" w:rsidRDefault="00CD461B" w:rsidP="00AF237A">
          <w:r w:rsidRPr="008158C9">
            <w:t>Prof. Eduardo Pécora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630"/>
          </w:tblGrid>
          <w:tr w:rsidR="00CD461B" w:rsidRPr="008158C9" w14:paraId="3860479F" w14:textId="77777777" w:rsidTr="005B2DFC">
            <w:trPr>
              <w:trHeight w:val="768"/>
            </w:trPr>
            <w:tc>
              <w:tcPr>
                <w:tcW w:w="1476" w:type="dxa"/>
                <w:vAlign w:val="center"/>
              </w:tcPr>
              <w:p w14:paraId="0D18BAE3" w14:textId="77777777" w:rsidR="00CD461B" w:rsidRPr="008158C9" w:rsidRDefault="00CD461B" w:rsidP="005B2DFC">
                <w:pPr>
                  <w:jc w:val="center"/>
                  <w:rPr>
                    <w:rStyle w:val="Hyperlink"/>
                    <w:color w:val="2F5496" w:themeColor="accent1" w:themeShade="BF"/>
                  </w:rPr>
                </w:pPr>
                <w:r w:rsidRPr="008158C9">
                  <w:rPr>
                    <w:noProof/>
                  </w:rPr>
                  <w:drawing>
                    <wp:inline distT="0" distB="0" distL="0" distR="0" wp14:anchorId="64293AC3" wp14:editId="5C58AFB3">
                      <wp:extent cx="797442" cy="418763"/>
                      <wp:effectExtent l="0" t="0" r="3175" b="635"/>
                      <wp:docPr id="4" name="Imagem 4" descr="Resultado de imagem para lat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latt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7466" cy="418776"/>
                              </a:xfrm>
                              <a:prstGeom prst="rect">
                                <a:avLst/>
                              </a:prstGeom>
                              <a:noFill/>
                              <a:ln>
                                <a:noFill/>
                              </a:ln>
                            </pic:spPr>
                          </pic:pic>
                        </a:graphicData>
                      </a:graphic>
                    </wp:inline>
                  </w:drawing>
                </w:r>
              </w:p>
            </w:tc>
            <w:tc>
              <w:tcPr>
                <w:tcW w:w="5630" w:type="dxa"/>
                <w:vAlign w:val="center"/>
              </w:tcPr>
              <w:p w14:paraId="08C63EB4" w14:textId="77777777" w:rsidR="00CD461B" w:rsidRPr="008158C9" w:rsidRDefault="00CD461B" w:rsidP="005B2DFC">
                <w:pPr>
                  <w:jc w:val="center"/>
                  <w:rPr>
                    <w:rStyle w:val="Hyperlink"/>
                    <w:color w:val="2F5496" w:themeColor="accent1" w:themeShade="BF"/>
                  </w:rPr>
                </w:pPr>
                <w:r w:rsidRPr="008158C9">
                  <w:rPr>
                    <w:rStyle w:val="Hyperlink"/>
                    <w:color w:val="2F5496" w:themeColor="accent1" w:themeShade="BF"/>
                  </w:rPr>
                  <w:t>http://lattes.cnpq.br/1700029990089437</w:t>
                </w:r>
              </w:p>
            </w:tc>
          </w:tr>
          <w:tr w:rsidR="00CD461B" w:rsidRPr="008158C9" w14:paraId="7E587219" w14:textId="77777777" w:rsidTr="005B2DFC">
            <w:trPr>
              <w:trHeight w:val="783"/>
            </w:trPr>
            <w:tc>
              <w:tcPr>
                <w:tcW w:w="1476" w:type="dxa"/>
                <w:vAlign w:val="center"/>
              </w:tcPr>
              <w:p w14:paraId="60A87C7F" w14:textId="77777777" w:rsidR="00CD461B" w:rsidRPr="008158C9" w:rsidRDefault="00CD461B" w:rsidP="005B2DFC">
                <w:pPr>
                  <w:jc w:val="center"/>
                  <w:rPr>
                    <w:rStyle w:val="Hyperlink"/>
                    <w:color w:val="2F5496" w:themeColor="accent1" w:themeShade="BF"/>
                  </w:rPr>
                </w:pPr>
                <w:r w:rsidRPr="008158C9">
                  <w:rPr>
                    <w:noProof/>
                  </w:rPr>
                  <w:drawing>
                    <wp:inline distT="0" distB="0" distL="0" distR="0" wp14:anchorId="1417E432" wp14:editId="3CA9E23A">
                      <wp:extent cx="797442" cy="444755"/>
                      <wp:effectExtent l="0" t="0" r="3175" b="0"/>
                      <wp:docPr id="3" name="Imagem 3" descr="Resultado de imagem para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linked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7409" cy="444737"/>
                              </a:xfrm>
                              <a:prstGeom prst="rect">
                                <a:avLst/>
                              </a:prstGeom>
                              <a:noFill/>
                              <a:ln>
                                <a:noFill/>
                              </a:ln>
                            </pic:spPr>
                          </pic:pic>
                        </a:graphicData>
                      </a:graphic>
                    </wp:inline>
                  </w:drawing>
                </w:r>
              </w:p>
            </w:tc>
            <w:tc>
              <w:tcPr>
                <w:tcW w:w="5630" w:type="dxa"/>
                <w:vAlign w:val="center"/>
              </w:tcPr>
              <w:p w14:paraId="3ABCF6E5" w14:textId="77777777" w:rsidR="00CD461B" w:rsidRPr="008158C9" w:rsidRDefault="00CD461B" w:rsidP="005B2DFC">
                <w:pPr>
                  <w:jc w:val="center"/>
                  <w:rPr>
                    <w:rStyle w:val="Hyperlink"/>
                    <w:color w:val="2F5496" w:themeColor="accent1" w:themeShade="BF"/>
                    <w:u w:val="none"/>
                  </w:rPr>
                </w:pPr>
                <w:r w:rsidRPr="008158C9">
                  <w:rPr>
                    <w:rStyle w:val="Hyperlink"/>
                    <w:color w:val="2F5496" w:themeColor="accent1" w:themeShade="BF"/>
                  </w:rPr>
                  <w:t>https://www.linkedin.com/in/eduardopecora/</w:t>
                </w:r>
              </w:p>
            </w:tc>
          </w:tr>
          <w:tr w:rsidR="00CD461B" w:rsidRPr="008158C9" w14:paraId="59564AB5" w14:textId="77777777" w:rsidTr="005B2DFC">
            <w:trPr>
              <w:trHeight w:val="783"/>
            </w:trPr>
            <w:tc>
              <w:tcPr>
                <w:tcW w:w="1476" w:type="dxa"/>
                <w:vAlign w:val="center"/>
              </w:tcPr>
              <w:p w14:paraId="221E3127" w14:textId="77777777" w:rsidR="00CD461B" w:rsidRPr="008158C9" w:rsidRDefault="00CD461B" w:rsidP="005B2DFC">
                <w:pPr>
                  <w:jc w:val="center"/>
                  <w:rPr>
                    <w:rStyle w:val="Hyperlink"/>
                    <w:color w:val="2F5496" w:themeColor="accent1" w:themeShade="BF"/>
                  </w:rPr>
                </w:pPr>
                <w:r w:rsidRPr="008158C9">
                  <w:rPr>
                    <w:noProof/>
                  </w:rPr>
                  <w:drawing>
                    <wp:inline distT="0" distB="0" distL="0" distR="0" wp14:anchorId="75B20370" wp14:editId="493ADDCB">
                      <wp:extent cx="425302" cy="425302"/>
                      <wp:effectExtent l="0" t="0" r="0" b="0"/>
                      <wp:docPr id="5" name="Imagem 5" descr="Resultado de imagem para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faceboo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340" cy="425340"/>
                              </a:xfrm>
                              <a:prstGeom prst="rect">
                                <a:avLst/>
                              </a:prstGeom>
                              <a:noFill/>
                              <a:ln>
                                <a:noFill/>
                              </a:ln>
                            </pic:spPr>
                          </pic:pic>
                        </a:graphicData>
                      </a:graphic>
                    </wp:inline>
                  </w:drawing>
                </w:r>
              </w:p>
            </w:tc>
            <w:tc>
              <w:tcPr>
                <w:tcW w:w="5630" w:type="dxa"/>
                <w:vAlign w:val="center"/>
              </w:tcPr>
              <w:p w14:paraId="7B50799C" w14:textId="77777777" w:rsidR="00CD461B" w:rsidRPr="008158C9" w:rsidRDefault="00CD461B" w:rsidP="005B2DFC">
                <w:pPr>
                  <w:jc w:val="center"/>
                  <w:rPr>
                    <w:rStyle w:val="Hyperlink"/>
                    <w:color w:val="2F5496" w:themeColor="accent1" w:themeShade="BF"/>
                    <w:u w:val="none"/>
                  </w:rPr>
                </w:pPr>
                <w:r w:rsidRPr="008158C9">
                  <w:rPr>
                    <w:rStyle w:val="Hyperlink"/>
                    <w:color w:val="2F5496" w:themeColor="accent1" w:themeShade="BF"/>
                  </w:rPr>
                  <w:t>https://www.facebook.com/eduardo.pecora.1</w:t>
                </w:r>
              </w:p>
            </w:tc>
          </w:tr>
          <w:tr w:rsidR="00CD461B" w:rsidRPr="008158C9" w14:paraId="5067247A" w14:textId="77777777" w:rsidTr="005B2DFC">
            <w:trPr>
              <w:trHeight w:val="850"/>
            </w:trPr>
            <w:tc>
              <w:tcPr>
                <w:tcW w:w="1476" w:type="dxa"/>
                <w:vAlign w:val="center"/>
              </w:tcPr>
              <w:p w14:paraId="0B049E72" w14:textId="23E8D7BF" w:rsidR="00CD461B" w:rsidRPr="008158C9" w:rsidRDefault="00CD461B" w:rsidP="005B2DFC">
                <w:pPr>
                  <w:jc w:val="center"/>
                </w:pPr>
                <w:r w:rsidRPr="008158C9">
                  <w:rPr>
                    <w:noProof/>
                  </w:rPr>
                  <w:drawing>
                    <wp:anchor distT="0" distB="0" distL="114300" distR="114300" simplePos="0" relativeHeight="251673600" behindDoc="0" locked="0" layoutInCell="1" allowOverlap="1" wp14:anchorId="36A98F48" wp14:editId="73FC99EC">
                      <wp:simplePos x="0" y="0"/>
                      <wp:positionH relativeFrom="column">
                        <wp:posOffset>-436880</wp:posOffset>
                      </wp:positionH>
                      <wp:positionV relativeFrom="paragraph">
                        <wp:posOffset>-3175</wp:posOffset>
                      </wp:positionV>
                      <wp:extent cx="486410" cy="486410"/>
                      <wp:effectExtent l="0" t="0" r="8890" b="8890"/>
                      <wp:wrapSquare wrapText="bothSides"/>
                      <wp:docPr id="977757461" name="Imagem 1"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7461" name="Imagem 1" descr="Ícone&#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410" cy="486410"/>
                              </a:xfrm>
                              <a:prstGeom prst="rect">
                                <a:avLst/>
                              </a:prstGeom>
                            </pic:spPr>
                          </pic:pic>
                        </a:graphicData>
                      </a:graphic>
                      <wp14:sizeRelH relativeFrom="margin">
                        <wp14:pctWidth>0</wp14:pctWidth>
                      </wp14:sizeRelH>
                      <wp14:sizeRelV relativeFrom="margin">
                        <wp14:pctHeight>0</wp14:pctHeight>
                      </wp14:sizeRelV>
                    </wp:anchor>
                  </w:drawing>
                </w:r>
              </w:p>
            </w:tc>
            <w:tc>
              <w:tcPr>
                <w:tcW w:w="5630" w:type="dxa"/>
                <w:vAlign w:val="center"/>
              </w:tcPr>
              <w:p w14:paraId="4B3F2479" w14:textId="74DB45DE" w:rsidR="00CD461B" w:rsidRPr="008158C9" w:rsidRDefault="00CD461B" w:rsidP="005B2DFC">
                <w:pPr>
                  <w:jc w:val="center"/>
                  <w:rPr>
                    <w:rStyle w:val="Hyperlink"/>
                    <w:color w:val="2F5496" w:themeColor="accent1" w:themeShade="BF"/>
                    <w:u w:val="none"/>
                  </w:rPr>
                </w:pPr>
                <w:r w:rsidRPr="008158C9">
                  <w:rPr>
                    <w:rStyle w:val="Hyperlink"/>
                    <w:color w:val="2F5496" w:themeColor="accent1" w:themeShade="BF"/>
                  </w:rPr>
                  <w:t>https://www.instagram.com/edupek/</w:t>
                </w:r>
              </w:p>
            </w:tc>
          </w:tr>
        </w:tbl>
        <w:p w14:paraId="09DAE214" w14:textId="77777777" w:rsidR="00CD461B" w:rsidRPr="008158C9" w:rsidRDefault="00CD461B" w:rsidP="00AF237A">
          <w:r w:rsidRPr="008158C9">
            <w:br w:type="page"/>
          </w:r>
        </w:p>
        <w:p w14:paraId="38E73C38" w14:textId="77777777" w:rsidR="00CD461B" w:rsidRPr="008158C9" w:rsidRDefault="00CD461B" w:rsidP="00AF237A"/>
        <w:sdt>
          <w:sdtPr>
            <w:rPr>
              <w:rFonts w:asciiTheme="minorHAnsi" w:eastAsiaTheme="minorHAnsi" w:hAnsiTheme="minorHAnsi" w:cstheme="minorBidi"/>
              <w:b/>
              <w:bCs/>
              <w:color w:val="auto"/>
              <w:kern w:val="2"/>
              <w:sz w:val="24"/>
              <w:szCs w:val="24"/>
              <w14:ligatures w14:val="standardContextual"/>
            </w:rPr>
            <w:id w:val="1359630718"/>
            <w:docPartObj>
              <w:docPartGallery w:val="Table of Contents"/>
              <w:docPartUnique/>
            </w:docPartObj>
          </w:sdtPr>
          <w:sdtEndPr>
            <w:rPr>
              <w:rFonts w:ascii="Times New Roman" w:hAnsi="Times New Roman" w:cs="Times New Roman"/>
              <w:b w:val="0"/>
              <w:bCs w:val="0"/>
              <w:kern w:val="24"/>
              <w14:ligatures w14:val="none"/>
            </w:rPr>
          </w:sdtEndPr>
          <w:sdtContent>
            <w:p w14:paraId="58528E2D" w14:textId="77777777" w:rsidR="00CD461B" w:rsidRPr="008158C9" w:rsidRDefault="00CD461B" w:rsidP="00AF237A">
              <w:pPr>
                <w:pStyle w:val="TOCHeading"/>
              </w:pPr>
              <w:r w:rsidRPr="008158C9">
                <w:t>Sumário</w:t>
              </w:r>
            </w:p>
            <w:p w14:paraId="3043F575" w14:textId="5634B4AB" w:rsidR="0099392F" w:rsidRDefault="00CD461B">
              <w:pPr>
                <w:pStyle w:val="TOC1"/>
                <w:rPr>
                  <w:rFonts w:asciiTheme="minorHAnsi" w:eastAsiaTheme="minorEastAsia" w:hAnsiTheme="minorHAnsi" w:cstheme="minorBidi"/>
                  <w:b w:val="0"/>
                  <w:caps w:val="0"/>
                  <w:noProof/>
                  <w:color w:val="auto"/>
                  <w:kern w:val="2"/>
                  <w:lang w:val="en-CA" w:eastAsia="en-US"/>
                  <w14:ligatures w14:val="standardContextual"/>
                </w:rPr>
              </w:pPr>
              <w:r w:rsidRPr="008158C9">
                <w:rPr>
                  <w:i/>
                  <w:iCs/>
                </w:rPr>
                <w:fldChar w:fldCharType="begin"/>
              </w:r>
              <w:r w:rsidRPr="008158C9">
                <w:instrText xml:space="preserve"> TOC \o "1-3" \h \z \u </w:instrText>
              </w:r>
              <w:r w:rsidRPr="008158C9">
                <w:rPr>
                  <w:i/>
                  <w:iCs/>
                </w:rPr>
                <w:fldChar w:fldCharType="separate"/>
              </w:r>
              <w:hyperlink w:anchor="_Toc190290488" w:history="1">
                <w:r w:rsidR="0099392F" w:rsidRPr="008D6ED4">
                  <w:rPr>
                    <w:rStyle w:val="Hyperlink"/>
                    <w:noProof/>
                  </w:rPr>
                  <w:t>Unidade 1- Processo da Ciência de Dados</w:t>
                </w:r>
                <w:r w:rsidR="0099392F">
                  <w:rPr>
                    <w:noProof/>
                    <w:webHidden/>
                  </w:rPr>
                  <w:tab/>
                </w:r>
                <w:r w:rsidR="0099392F">
                  <w:rPr>
                    <w:noProof/>
                    <w:webHidden/>
                  </w:rPr>
                  <w:fldChar w:fldCharType="begin"/>
                </w:r>
                <w:r w:rsidR="0099392F">
                  <w:rPr>
                    <w:noProof/>
                    <w:webHidden/>
                  </w:rPr>
                  <w:instrText xml:space="preserve"> PAGEREF _Toc190290488 \h </w:instrText>
                </w:r>
                <w:r w:rsidR="0099392F">
                  <w:rPr>
                    <w:noProof/>
                    <w:webHidden/>
                  </w:rPr>
                </w:r>
                <w:r w:rsidR="0099392F">
                  <w:rPr>
                    <w:noProof/>
                    <w:webHidden/>
                  </w:rPr>
                  <w:fldChar w:fldCharType="separate"/>
                </w:r>
                <w:r w:rsidR="0099392F">
                  <w:rPr>
                    <w:noProof/>
                    <w:webHidden/>
                  </w:rPr>
                  <w:t>4</w:t>
                </w:r>
                <w:r w:rsidR="0099392F">
                  <w:rPr>
                    <w:noProof/>
                    <w:webHidden/>
                  </w:rPr>
                  <w:fldChar w:fldCharType="end"/>
                </w:r>
              </w:hyperlink>
            </w:p>
            <w:p w14:paraId="3A2C472C" w14:textId="20D4E7AF" w:rsidR="0099392F" w:rsidRDefault="0099392F">
              <w:pPr>
                <w:pStyle w:val="TOC2"/>
                <w:rPr>
                  <w:rFonts w:asciiTheme="minorHAnsi" w:eastAsiaTheme="minorEastAsia" w:hAnsiTheme="minorHAnsi" w:cstheme="minorBidi"/>
                  <w:noProof/>
                  <w:kern w:val="2"/>
                  <w:lang w:val="en-CA" w:eastAsia="en-US"/>
                  <w14:ligatures w14:val="standardContextual"/>
                </w:rPr>
              </w:pPr>
              <w:hyperlink w:anchor="_Toc190290489" w:history="1">
                <w:r w:rsidRPr="008D6ED4">
                  <w:rPr>
                    <w:rStyle w:val="Hyperlink"/>
                    <w:noProof/>
                  </w:rPr>
                  <w:t>Ciência de Dados</w:t>
                </w:r>
                <w:r>
                  <w:rPr>
                    <w:noProof/>
                    <w:webHidden/>
                  </w:rPr>
                  <w:tab/>
                </w:r>
                <w:r>
                  <w:rPr>
                    <w:noProof/>
                    <w:webHidden/>
                  </w:rPr>
                  <w:fldChar w:fldCharType="begin"/>
                </w:r>
                <w:r>
                  <w:rPr>
                    <w:noProof/>
                    <w:webHidden/>
                  </w:rPr>
                  <w:instrText xml:space="preserve"> PAGEREF _Toc190290489 \h </w:instrText>
                </w:r>
                <w:r>
                  <w:rPr>
                    <w:noProof/>
                    <w:webHidden/>
                  </w:rPr>
                </w:r>
                <w:r>
                  <w:rPr>
                    <w:noProof/>
                    <w:webHidden/>
                  </w:rPr>
                  <w:fldChar w:fldCharType="separate"/>
                </w:r>
                <w:r>
                  <w:rPr>
                    <w:noProof/>
                    <w:webHidden/>
                  </w:rPr>
                  <w:t>4</w:t>
                </w:r>
                <w:r>
                  <w:rPr>
                    <w:noProof/>
                    <w:webHidden/>
                  </w:rPr>
                  <w:fldChar w:fldCharType="end"/>
                </w:r>
              </w:hyperlink>
            </w:p>
            <w:p w14:paraId="4FB32944" w14:textId="5EE0FC55" w:rsidR="0099392F" w:rsidRDefault="0099392F">
              <w:pPr>
                <w:pStyle w:val="TOC2"/>
                <w:rPr>
                  <w:rFonts w:asciiTheme="minorHAnsi" w:eastAsiaTheme="minorEastAsia" w:hAnsiTheme="minorHAnsi" w:cstheme="minorBidi"/>
                  <w:noProof/>
                  <w:kern w:val="2"/>
                  <w:lang w:val="en-CA" w:eastAsia="en-US"/>
                  <w14:ligatures w14:val="standardContextual"/>
                </w:rPr>
              </w:pPr>
              <w:hyperlink w:anchor="_Toc190290490" w:history="1">
                <w:r w:rsidRPr="008D6ED4">
                  <w:rPr>
                    <w:rStyle w:val="Hyperlink"/>
                    <w:noProof/>
                  </w:rPr>
                  <w:t>Metodologia de Ciência de Dados</w:t>
                </w:r>
                <w:r>
                  <w:rPr>
                    <w:noProof/>
                    <w:webHidden/>
                  </w:rPr>
                  <w:tab/>
                </w:r>
                <w:r>
                  <w:rPr>
                    <w:noProof/>
                    <w:webHidden/>
                  </w:rPr>
                  <w:fldChar w:fldCharType="begin"/>
                </w:r>
                <w:r>
                  <w:rPr>
                    <w:noProof/>
                    <w:webHidden/>
                  </w:rPr>
                  <w:instrText xml:space="preserve"> PAGEREF _Toc190290490 \h </w:instrText>
                </w:r>
                <w:r>
                  <w:rPr>
                    <w:noProof/>
                    <w:webHidden/>
                  </w:rPr>
                </w:r>
                <w:r>
                  <w:rPr>
                    <w:noProof/>
                    <w:webHidden/>
                  </w:rPr>
                  <w:fldChar w:fldCharType="separate"/>
                </w:r>
                <w:r>
                  <w:rPr>
                    <w:noProof/>
                    <w:webHidden/>
                  </w:rPr>
                  <w:t>5</w:t>
                </w:r>
                <w:r>
                  <w:rPr>
                    <w:noProof/>
                    <w:webHidden/>
                  </w:rPr>
                  <w:fldChar w:fldCharType="end"/>
                </w:r>
              </w:hyperlink>
            </w:p>
            <w:p w14:paraId="2742FE14" w14:textId="638C6F78" w:rsidR="0099392F" w:rsidRDefault="0099392F">
              <w:pPr>
                <w:pStyle w:val="TOC1"/>
                <w:rPr>
                  <w:rFonts w:asciiTheme="minorHAnsi" w:eastAsiaTheme="minorEastAsia" w:hAnsiTheme="minorHAnsi" w:cstheme="minorBidi"/>
                  <w:b w:val="0"/>
                  <w:caps w:val="0"/>
                  <w:noProof/>
                  <w:color w:val="auto"/>
                  <w:kern w:val="2"/>
                  <w:lang w:val="en-CA" w:eastAsia="en-US"/>
                  <w14:ligatures w14:val="standardContextual"/>
                </w:rPr>
              </w:pPr>
              <w:hyperlink w:anchor="_Toc190290491" w:history="1">
                <w:r w:rsidRPr="008D6ED4">
                  <w:rPr>
                    <w:rStyle w:val="Hyperlink"/>
                    <w:noProof/>
                  </w:rPr>
                  <w:t>Unidade 2 – Modelos para previsão de preços de venda</w:t>
                </w:r>
                <w:r>
                  <w:rPr>
                    <w:noProof/>
                    <w:webHidden/>
                  </w:rPr>
                  <w:tab/>
                </w:r>
                <w:r>
                  <w:rPr>
                    <w:noProof/>
                    <w:webHidden/>
                  </w:rPr>
                  <w:fldChar w:fldCharType="begin"/>
                </w:r>
                <w:r>
                  <w:rPr>
                    <w:noProof/>
                    <w:webHidden/>
                  </w:rPr>
                  <w:instrText xml:space="preserve"> PAGEREF _Toc190290491 \h </w:instrText>
                </w:r>
                <w:r>
                  <w:rPr>
                    <w:noProof/>
                    <w:webHidden/>
                  </w:rPr>
                </w:r>
                <w:r>
                  <w:rPr>
                    <w:noProof/>
                    <w:webHidden/>
                  </w:rPr>
                  <w:fldChar w:fldCharType="separate"/>
                </w:r>
                <w:r>
                  <w:rPr>
                    <w:noProof/>
                    <w:webHidden/>
                  </w:rPr>
                  <w:t>8</w:t>
                </w:r>
                <w:r>
                  <w:rPr>
                    <w:noProof/>
                    <w:webHidden/>
                  </w:rPr>
                  <w:fldChar w:fldCharType="end"/>
                </w:r>
              </w:hyperlink>
            </w:p>
            <w:p w14:paraId="501A2014" w14:textId="41470A9D" w:rsidR="0099392F" w:rsidRDefault="0099392F">
              <w:pPr>
                <w:pStyle w:val="TOC2"/>
                <w:rPr>
                  <w:rFonts w:asciiTheme="minorHAnsi" w:eastAsiaTheme="minorEastAsia" w:hAnsiTheme="minorHAnsi" w:cstheme="minorBidi"/>
                  <w:noProof/>
                  <w:kern w:val="2"/>
                  <w:lang w:val="en-CA" w:eastAsia="en-US"/>
                  <w14:ligatures w14:val="standardContextual"/>
                </w:rPr>
              </w:pPr>
              <w:hyperlink w:anchor="_Toc190290492" w:history="1">
                <w:r w:rsidRPr="008D6ED4">
                  <w:rPr>
                    <w:rStyle w:val="Hyperlink"/>
                    <w:noProof/>
                  </w:rPr>
                  <w:t>Antes de começar</w:t>
                </w:r>
                <w:r>
                  <w:rPr>
                    <w:noProof/>
                    <w:webHidden/>
                  </w:rPr>
                  <w:tab/>
                </w:r>
                <w:r>
                  <w:rPr>
                    <w:noProof/>
                    <w:webHidden/>
                  </w:rPr>
                  <w:fldChar w:fldCharType="begin"/>
                </w:r>
                <w:r>
                  <w:rPr>
                    <w:noProof/>
                    <w:webHidden/>
                  </w:rPr>
                  <w:instrText xml:space="preserve"> PAGEREF _Toc190290492 \h </w:instrText>
                </w:r>
                <w:r>
                  <w:rPr>
                    <w:noProof/>
                    <w:webHidden/>
                  </w:rPr>
                </w:r>
                <w:r>
                  <w:rPr>
                    <w:noProof/>
                    <w:webHidden/>
                  </w:rPr>
                  <w:fldChar w:fldCharType="separate"/>
                </w:r>
                <w:r>
                  <w:rPr>
                    <w:noProof/>
                    <w:webHidden/>
                  </w:rPr>
                  <w:t>8</w:t>
                </w:r>
                <w:r>
                  <w:rPr>
                    <w:noProof/>
                    <w:webHidden/>
                  </w:rPr>
                  <w:fldChar w:fldCharType="end"/>
                </w:r>
              </w:hyperlink>
            </w:p>
            <w:p w14:paraId="154D7ECD" w14:textId="55E17B96" w:rsidR="0099392F" w:rsidRDefault="0099392F">
              <w:pPr>
                <w:pStyle w:val="TOC2"/>
                <w:rPr>
                  <w:rFonts w:asciiTheme="minorHAnsi" w:eastAsiaTheme="minorEastAsia" w:hAnsiTheme="minorHAnsi" w:cstheme="minorBidi"/>
                  <w:noProof/>
                  <w:kern w:val="2"/>
                  <w:lang w:val="en-CA" w:eastAsia="en-US"/>
                  <w14:ligatures w14:val="standardContextual"/>
                </w:rPr>
              </w:pPr>
              <w:hyperlink w:anchor="_Toc190290493" w:history="1">
                <w:r w:rsidRPr="008D6ED4">
                  <w:rPr>
                    <w:rStyle w:val="Hyperlink"/>
                    <w:noProof/>
                  </w:rPr>
                  <w:t>Nosso primeiro modelo</w:t>
                </w:r>
                <w:r>
                  <w:rPr>
                    <w:noProof/>
                    <w:webHidden/>
                  </w:rPr>
                  <w:tab/>
                </w:r>
                <w:r>
                  <w:rPr>
                    <w:noProof/>
                    <w:webHidden/>
                  </w:rPr>
                  <w:fldChar w:fldCharType="begin"/>
                </w:r>
                <w:r>
                  <w:rPr>
                    <w:noProof/>
                    <w:webHidden/>
                  </w:rPr>
                  <w:instrText xml:space="preserve"> PAGEREF _Toc190290493 \h </w:instrText>
                </w:r>
                <w:r>
                  <w:rPr>
                    <w:noProof/>
                    <w:webHidden/>
                  </w:rPr>
                </w:r>
                <w:r>
                  <w:rPr>
                    <w:noProof/>
                    <w:webHidden/>
                  </w:rPr>
                  <w:fldChar w:fldCharType="separate"/>
                </w:r>
                <w:r>
                  <w:rPr>
                    <w:noProof/>
                    <w:webHidden/>
                  </w:rPr>
                  <w:t>8</w:t>
                </w:r>
                <w:r>
                  <w:rPr>
                    <w:noProof/>
                    <w:webHidden/>
                  </w:rPr>
                  <w:fldChar w:fldCharType="end"/>
                </w:r>
              </w:hyperlink>
            </w:p>
            <w:p w14:paraId="590648A7" w14:textId="29F9DECA"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494" w:history="1">
                <w:r w:rsidRPr="008D6ED4">
                  <w:rPr>
                    <w:rStyle w:val="Hyperlink"/>
                    <w:noProof/>
                  </w:rPr>
                  <w:t>Entendimento do negócio.</w:t>
                </w:r>
                <w:r>
                  <w:rPr>
                    <w:noProof/>
                    <w:webHidden/>
                  </w:rPr>
                  <w:tab/>
                </w:r>
                <w:r>
                  <w:rPr>
                    <w:noProof/>
                    <w:webHidden/>
                  </w:rPr>
                  <w:fldChar w:fldCharType="begin"/>
                </w:r>
                <w:r>
                  <w:rPr>
                    <w:noProof/>
                    <w:webHidden/>
                  </w:rPr>
                  <w:instrText xml:space="preserve"> PAGEREF _Toc190290494 \h </w:instrText>
                </w:r>
                <w:r>
                  <w:rPr>
                    <w:noProof/>
                    <w:webHidden/>
                  </w:rPr>
                </w:r>
                <w:r>
                  <w:rPr>
                    <w:noProof/>
                    <w:webHidden/>
                  </w:rPr>
                  <w:fldChar w:fldCharType="separate"/>
                </w:r>
                <w:r>
                  <w:rPr>
                    <w:noProof/>
                    <w:webHidden/>
                  </w:rPr>
                  <w:t>8</w:t>
                </w:r>
                <w:r>
                  <w:rPr>
                    <w:noProof/>
                    <w:webHidden/>
                  </w:rPr>
                  <w:fldChar w:fldCharType="end"/>
                </w:r>
              </w:hyperlink>
            </w:p>
            <w:p w14:paraId="611E01C3" w14:textId="5346566F"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495" w:history="1">
                <w:r w:rsidRPr="008D6ED4">
                  <w:rPr>
                    <w:rStyle w:val="Hyperlink"/>
                    <w:noProof/>
                  </w:rPr>
                  <w:t>Abordagem analítica.</w:t>
                </w:r>
                <w:r>
                  <w:rPr>
                    <w:noProof/>
                    <w:webHidden/>
                  </w:rPr>
                  <w:tab/>
                </w:r>
                <w:r>
                  <w:rPr>
                    <w:noProof/>
                    <w:webHidden/>
                  </w:rPr>
                  <w:fldChar w:fldCharType="begin"/>
                </w:r>
                <w:r>
                  <w:rPr>
                    <w:noProof/>
                    <w:webHidden/>
                  </w:rPr>
                  <w:instrText xml:space="preserve"> PAGEREF _Toc190290495 \h </w:instrText>
                </w:r>
                <w:r>
                  <w:rPr>
                    <w:noProof/>
                    <w:webHidden/>
                  </w:rPr>
                </w:r>
                <w:r>
                  <w:rPr>
                    <w:noProof/>
                    <w:webHidden/>
                  </w:rPr>
                  <w:fldChar w:fldCharType="separate"/>
                </w:r>
                <w:r>
                  <w:rPr>
                    <w:noProof/>
                    <w:webHidden/>
                  </w:rPr>
                  <w:t>8</w:t>
                </w:r>
                <w:r>
                  <w:rPr>
                    <w:noProof/>
                    <w:webHidden/>
                  </w:rPr>
                  <w:fldChar w:fldCharType="end"/>
                </w:r>
              </w:hyperlink>
            </w:p>
            <w:p w14:paraId="57368089" w14:textId="1E4BDCC2"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496" w:history="1">
                <w:r w:rsidRPr="008D6ED4">
                  <w:rPr>
                    <w:rStyle w:val="Hyperlink"/>
                    <w:noProof/>
                  </w:rPr>
                  <w:t>Requerimento de dados.</w:t>
                </w:r>
                <w:r>
                  <w:rPr>
                    <w:noProof/>
                    <w:webHidden/>
                  </w:rPr>
                  <w:tab/>
                </w:r>
                <w:r>
                  <w:rPr>
                    <w:noProof/>
                    <w:webHidden/>
                  </w:rPr>
                  <w:fldChar w:fldCharType="begin"/>
                </w:r>
                <w:r>
                  <w:rPr>
                    <w:noProof/>
                    <w:webHidden/>
                  </w:rPr>
                  <w:instrText xml:space="preserve"> PAGEREF _Toc190290496 \h </w:instrText>
                </w:r>
                <w:r>
                  <w:rPr>
                    <w:noProof/>
                    <w:webHidden/>
                  </w:rPr>
                </w:r>
                <w:r>
                  <w:rPr>
                    <w:noProof/>
                    <w:webHidden/>
                  </w:rPr>
                  <w:fldChar w:fldCharType="separate"/>
                </w:r>
                <w:r>
                  <w:rPr>
                    <w:noProof/>
                    <w:webHidden/>
                  </w:rPr>
                  <w:t>8</w:t>
                </w:r>
                <w:r>
                  <w:rPr>
                    <w:noProof/>
                    <w:webHidden/>
                  </w:rPr>
                  <w:fldChar w:fldCharType="end"/>
                </w:r>
              </w:hyperlink>
            </w:p>
            <w:p w14:paraId="60EDFAC8" w14:textId="771FC2F3"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497" w:history="1">
                <w:r w:rsidRPr="008D6ED4">
                  <w:rPr>
                    <w:rStyle w:val="Hyperlink"/>
                    <w:noProof/>
                  </w:rPr>
                  <w:t>Coleta de dados.</w:t>
                </w:r>
                <w:r>
                  <w:rPr>
                    <w:noProof/>
                    <w:webHidden/>
                  </w:rPr>
                  <w:tab/>
                </w:r>
                <w:r>
                  <w:rPr>
                    <w:noProof/>
                    <w:webHidden/>
                  </w:rPr>
                  <w:fldChar w:fldCharType="begin"/>
                </w:r>
                <w:r>
                  <w:rPr>
                    <w:noProof/>
                    <w:webHidden/>
                  </w:rPr>
                  <w:instrText xml:space="preserve"> PAGEREF _Toc190290497 \h </w:instrText>
                </w:r>
                <w:r>
                  <w:rPr>
                    <w:noProof/>
                    <w:webHidden/>
                  </w:rPr>
                </w:r>
                <w:r>
                  <w:rPr>
                    <w:noProof/>
                    <w:webHidden/>
                  </w:rPr>
                  <w:fldChar w:fldCharType="separate"/>
                </w:r>
                <w:r>
                  <w:rPr>
                    <w:noProof/>
                    <w:webHidden/>
                  </w:rPr>
                  <w:t>8</w:t>
                </w:r>
                <w:r>
                  <w:rPr>
                    <w:noProof/>
                    <w:webHidden/>
                  </w:rPr>
                  <w:fldChar w:fldCharType="end"/>
                </w:r>
              </w:hyperlink>
            </w:p>
            <w:p w14:paraId="24BAC3E4" w14:textId="2EFF22B0"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498" w:history="1">
                <w:r w:rsidRPr="008D6ED4">
                  <w:rPr>
                    <w:rStyle w:val="Hyperlink"/>
                    <w:noProof/>
                  </w:rPr>
                  <w:t>Entendimento dos dados.</w:t>
                </w:r>
                <w:r>
                  <w:rPr>
                    <w:noProof/>
                    <w:webHidden/>
                  </w:rPr>
                  <w:tab/>
                </w:r>
                <w:r>
                  <w:rPr>
                    <w:noProof/>
                    <w:webHidden/>
                  </w:rPr>
                  <w:fldChar w:fldCharType="begin"/>
                </w:r>
                <w:r>
                  <w:rPr>
                    <w:noProof/>
                    <w:webHidden/>
                  </w:rPr>
                  <w:instrText xml:space="preserve"> PAGEREF _Toc190290498 \h </w:instrText>
                </w:r>
                <w:r>
                  <w:rPr>
                    <w:noProof/>
                    <w:webHidden/>
                  </w:rPr>
                </w:r>
                <w:r>
                  <w:rPr>
                    <w:noProof/>
                    <w:webHidden/>
                  </w:rPr>
                  <w:fldChar w:fldCharType="separate"/>
                </w:r>
                <w:r>
                  <w:rPr>
                    <w:noProof/>
                    <w:webHidden/>
                  </w:rPr>
                  <w:t>9</w:t>
                </w:r>
                <w:r>
                  <w:rPr>
                    <w:noProof/>
                    <w:webHidden/>
                  </w:rPr>
                  <w:fldChar w:fldCharType="end"/>
                </w:r>
              </w:hyperlink>
            </w:p>
            <w:p w14:paraId="2BF9D79F" w14:textId="2C26BDF7"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499" w:history="1">
                <w:r w:rsidRPr="008D6ED4">
                  <w:rPr>
                    <w:rStyle w:val="Hyperlink"/>
                    <w:noProof/>
                  </w:rPr>
                  <w:t>Preparação dos dados.</w:t>
                </w:r>
                <w:r>
                  <w:rPr>
                    <w:noProof/>
                    <w:webHidden/>
                  </w:rPr>
                  <w:tab/>
                </w:r>
                <w:r>
                  <w:rPr>
                    <w:noProof/>
                    <w:webHidden/>
                  </w:rPr>
                  <w:fldChar w:fldCharType="begin"/>
                </w:r>
                <w:r>
                  <w:rPr>
                    <w:noProof/>
                    <w:webHidden/>
                  </w:rPr>
                  <w:instrText xml:space="preserve"> PAGEREF _Toc190290499 \h </w:instrText>
                </w:r>
                <w:r>
                  <w:rPr>
                    <w:noProof/>
                    <w:webHidden/>
                  </w:rPr>
                </w:r>
                <w:r>
                  <w:rPr>
                    <w:noProof/>
                    <w:webHidden/>
                  </w:rPr>
                  <w:fldChar w:fldCharType="separate"/>
                </w:r>
                <w:r>
                  <w:rPr>
                    <w:noProof/>
                    <w:webHidden/>
                  </w:rPr>
                  <w:t>11</w:t>
                </w:r>
                <w:r>
                  <w:rPr>
                    <w:noProof/>
                    <w:webHidden/>
                  </w:rPr>
                  <w:fldChar w:fldCharType="end"/>
                </w:r>
              </w:hyperlink>
            </w:p>
            <w:p w14:paraId="2AD1C7C7" w14:textId="3BCA868F"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500" w:history="1">
                <w:r w:rsidRPr="008D6ED4">
                  <w:rPr>
                    <w:rStyle w:val="Hyperlink"/>
                    <w:noProof/>
                  </w:rPr>
                  <w:t>Modelagem</w:t>
                </w:r>
                <w:r>
                  <w:rPr>
                    <w:noProof/>
                    <w:webHidden/>
                  </w:rPr>
                  <w:tab/>
                </w:r>
                <w:r>
                  <w:rPr>
                    <w:noProof/>
                    <w:webHidden/>
                  </w:rPr>
                  <w:fldChar w:fldCharType="begin"/>
                </w:r>
                <w:r>
                  <w:rPr>
                    <w:noProof/>
                    <w:webHidden/>
                  </w:rPr>
                  <w:instrText xml:space="preserve"> PAGEREF _Toc190290500 \h </w:instrText>
                </w:r>
                <w:r>
                  <w:rPr>
                    <w:noProof/>
                    <w:webHidden/>
                  </w:rPr>
                </w:r>
                <w:r>
                  <w:rPr>
                    <w:noProof/>
                    <w:webHidden/>
                  </w:rPr>
                  <w:fldChar w:fldCharType="separate"/>
                </w:r>
                <w:r>
                  <w:rPr>
                    <w:noProof/>
                    <w:webHidden/>
                  </w:rPr>
                  <w:t>11</w:t>
                </w:r>
                <w:r>
                  <w:rPr>
                    <w:noProof/>
                    <w:webHidden/>
                  </w:rPr>
                  <w:fldChar w:fldCharType="end"/>
                </w:r>
              </w:hyperlink>
            </w:p>
            <w:p w14:paraId="4CE9EF0A" w14:textId="7D5F88BC"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501" w:history="1">
                <w:r w:rsidRPr="008D6ED4">
                  <w:rPr>
                    <w:rStyle w:val="Hyperlink"/>
                    <w:noProof/>
                  </w:rPr>
                  <w:t>Avaliação</w:t>
                </w:r>
                <w:r>
                  <w:rPr>
                    <w:noProof/>
                    <w:webHidden/>
                  </w:rPr>
                  <w:tab/>
                </w:r>
                <w:r>
                  <w:rPr>
                    <w:noProof/>
                    <w:webHidden/>
                  </w:rPr>
                  <w:fldChar w:fldCharType="begin"/>
                </w:r>
                <w:r>
                  <w:rPr>
                    <w:noProof/>
                    <w:webHidden/>
                  </w:rPr>
                  <w:instrText xml:space="preserve"> PAGEREF _Toc190290501 \h </w:instrText>
                </w:r>
                <w:r>
                  <w:rPr>
                    <w:noProof/>
                    <w:webHidden/>
                  </w:rPr>
                </w:r>
                <w:r>
                  <w:rPr>
                    <w:noProof/>
                    <w:webHidden/>
                  </w:rPr>
                  <w:fldChar w:fldCharType="separate"/>
                </w:r>
                <w:r>
                  <w:rPr>
                    <w:noProof/>
                    <w:webHidden/>
                  </w:rPr>
                  <w:t>11</w:t>
                </w:r>
                <w:r>
                  <w:rPr>
                    <w:noProof/>
                    <w:webHidden/>
                  </w:rPr>
                  <w:fldChar w:fldCharType="end"/>
                </w:r>
              </w:hyperlink>
            </w:p>
            <w:p w14:paraId="458432FE" w14:textId="38328788"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502" w:history="1">
                <w:r w:rsidRPr="008D6ED4">
                  <w:rPr>
                    <w:rStyle w:val="Hyperlink"/>
                    <w:noProof/>
                  </w:rPr>
                  <w:t>Modelagem Melhorada</w:t>
                </w:r>
                <w:r>
                  <w:rPr>
                    <w:noProof/>
                    <w:webHidden/>
                  </w:rPr>
                  <w:tab/>
                </w:r>
                <w:r>
                  <w:rPr>
                    <w:noProof/>
                    <w:webHidden/>
                  </w:rPr>
                  <w:fldChar w:fldCharType="begin"/>
                </w:r>
                <w:r>
                  <w:rPr>
                    <w:noProof/>
                    <w:webHidden/>
                  </w:rPr>
                  <w:instrText xml:space="preserve"> PAGEREF _Toc190290502 \h </w:instrText>
                </w:r>
                <w:r>
                  <w:rPr>
                    <w:noProof/>
                    <w:webHidden/>
                  </w:rPr>
                </w:r>
                <w:r>
                  <w:rPr>
                    <w:noProof/>
                    <w:webHidden/>
                  </w:rPr>
                  <w:fldChar w:fldCharType="separate"/>
                </w:r>
                <w:r>
                  <w:rPr>
                    <w:noProof/>
                    <w:webHidden/>
                  </w:rPr>
                  <w:t>13</w:t>
                </w:r>
                <w:r>
                  <w:rPr>
                    <w:noProof/>
                    <w:webHidden/>
                  </w:rPr>
                  <w:fldChar w:fldCharType="end"/>
                </w:r>
              </w:hyperlink>
            </w:p>
            <w:p w14:paraId="7BA50460" w14:textId="5A539DB7" w:rsidR="0099392F" w:rsidRDefault="0099392F">
              <w:pPr>
                <w:pStyle w:val="TOC3"/>
                <w:rPr>
                  <w:rFonts w:asciiTheme="minorHAnsi" w:eastAsiaTheme="minorEastAsia" w:hAnsiTheme="minorHAnsi" w:cstheme="minorBidi"/>
                  <w:noProof/>
                  <w:kern w:val="2"/>
                  <w:lang w:val="en-CA" w:eastAsia="en-US"/>
                  <w14:ligatures w14:val="standardContextual"/>
                </w:rPr>
              </w:pPr>
              <w:hyperlink w:anchor="_Toc190290503" w:history="1">
                <w:r w:rsidRPr="008D6ED4">
                  <w:rPr>
                    <w:rStyle w:val="Hyperlink"/>
                    <w:noProof/>
                  </w:rPr>
                  <w:t>Implementação e Feedback</w:t>
                </w:r>
                <w:r>
                  <w:rPr>
                    <w:noProof/>
                    <w:webHidden/>
                  </w:rPr>
                  <w:tab/>
                </w:r>
                <w:r>
                  <w:rPr>
                    <w:noProof/>
                    <w:webHidden/>
                  </w:rPr>
                  <w:fldChar w:fldCharType="begin"/>
                </w:r>
                <w:r>
                  <w:rPr>
                    <w:noProof/>
                    <w:webHidden/>
                  </w:rPr>
                  <w:instrText xml:space="preserve"> PAGEREF _Toc190290503 \h </w:instrText>
                </w:r>
                <w:r>
                  <w:rPr>
                    <w:noProof/>
                    <w:webHidden/>
                  </w:rPr>
                </w:r>
                <w:r>
                  <w:rPr>
                    <w:noProof/>
                    <w:webHidden/>
                  </w:rPr>
                  <w:fldChar w:fldCharType="separate"/>
                </w:r>
                <w:r>
                  <w:rPr>
                    <w:noProof/>
                    <w:webHidden/>
                  </w:rPr>
                  <w:t>15</w:t>
                </w:r>
                <w:r>
                  <w:rPr>
                    <w:noProof/>
                    <w:webHidden/>
                  </w:rPr>
                  <w:fldChar w:fldCharType="end"/>
                </w:r>
              </w:hyperlink>
            </w:p>
            <w:p w14:paraId="04A5C95F" w14:textId="373A4119" w:rsidR="0099392F" w:rsidRDefault="0099392F">
              <w:pPr>
                <w:pStyle w:val="TOC1"/>
                <w:rPr>
                  <w:rFonts w:asciiTheme="minorHAnsi" w:eastAsiaTheme="minorEastAsia" w:hAnsiTheme="minorHAnsi" w:cstheme="minorBidi"/>
                  <w:b w:val="0"/>
                  <w:caps w:val="0"/>
                  <w:noProof/>
                  <w:color w:val="auto"/>
                  <w:kern w:val="2"/>
                  <w:lang w:val="en-CA" w:eastAsia="en-US"/>
                  <w14:ligatures w14:val="standardContextual"/>
                </w:rPr>
              </w:pPr>
              <w:hyperlink w:anchor="_Toc190290504" w:history="1">
                <w:r w:rsidRPr="008D6ED4">
                  <w:rPr>
                    <w:rStyle w:val="Hyperlink"/>
                    <w:noProof/>
                  </w:rPr>
                  <w:t>Referências</w:t>
                </w:r>
                <w:r>
                  <w:rPr>
                    <w:noProof/>
                    <w:webHidden/>
                  </w:rPr>
                  <w:tab/>
                </w:r>
                <w:r>
                  <w:rPr>
                    <w:noProof/>
                    <w:webHidden/>
                  </w:rPr>
                  <w:fldChar w:fldCharType="begin"/>
                </w:r>
                <w:r>
                  <w:rPr>
                    <w:noProof/>
                    <w:webHidden/>
                  </w:rPr>
                  <w:instrText xml:space="preserve"> PAGEREF _Toc190290504 \h </w:instrText>
                </w:r>
                <w:r>
                  <w:rPr>
                    <w:noProof/>
                    <w:webHidden/>
                  </w:rPr>
                </w:r>
                <w:r>
                  <w:rPr>
                    <w:noProof/>
                    <w:webHidden/>
                  </w:rPr>
                  <w:fldChar w:fldCharType="separate"/>
                </w:r>
                <w:r>
                  <w:rPr>
                    <w:noProof/>
                    <w:webHidden/>
                  </w:rPr>
                  <w:t>16</w:t>
                </w:r>
                <w:r>
                  <w:rPr>
                    <w:noProof/>
                    <w:webHidden/>
                  </w:rPr>
                  <w:fldChar w:fldCharType="end"/>
                </w:r>
              </w:hyperlink>
            </w:p>
            <w:p w14:paraId="672AE39A" w14:textId="1F981842" w:rsidR="0099392F" w:rsidRDefault="0099392F">
              <w:pPr>
                <w:pStyle w:val="TOC1"/>
                <w:rPr>
                  <w:rFonts w:asciiTheme="minorHAnsi" w:eastAsiaTheme="minorEastAsia" w:hAnsiTheme="minorHAnsi" w:cstheme="minorBidi"/>
                  <w:b w:val="0"/>
                  <w:caps w:val="0"/>
                  <w:noProof/>
                  <w:color w:val="auto"/>
                  <w:kern w:val="2"/>
                  <w:lang w:val="en-CA" w:eastAsia="en-US"/>
                  <w14:ligatures w14:val="standardContextual"/>
                </w:rPr>
              </w:pPr>
              <w:hyperlink w:anchor="_Toc190290505" w:history="1">
                <w:r w:rsidRPr="008D6ED4">
                  <w:rPr>
                    <w:rStyle w:val="Hyperlink"/>
                    <w:noProof/>
                  </w:rPr>
                  <w:t>Apêndice 1 – Habilitando o Google COLAB</w:t>
                </w:r>
                <w:r>
                  <w:rPr>
                    <w:noProof/>
                    <w:webHidden/>
                  </w:rPr>
                  <w:tab/>
                </w:r>
                <w:r>
                  <w:rPr>
                    <w:noProof/>
                    <w:webHidden/>
                  </w:rPr>
                  <w:fldChar w:fldCharType="begin"/>
                </w:r>
                <w:r>
                  <w:rPr>
                    <w:noProof/>
                    <w:webHidden/>
                  </w:rPr>
                  <w:instrText xml:space="preserve"> PAGEREF _Toc190290505 \h </w:instrText>
                </w:r>
                <w:r>
                  <w:rPr>
                    <w:noProof/>
                    <w:webHidden/>
                  </w:rPr>
                </w:r>
                <w:r>
                  <w:rPr>
                    <w:noProof/>
                    <w:webHidden/>
                  </w:rPr>
                  <w:fldChar w:fldCharType="separate"/>
                </w:r>
                <w:r>
                  <w:rPr>
                    <w:noProof/>
                    <w:webHidden/>
                  </w:rPr>
                  <w:t>17</w:t>
                </w:r>
                <w:r>
                  <w:rPr>
                    <w:noProof/>
                    <w:webHidden/>
                  </w:rPr>
                  <w:fldChar w:fldCharType="end"/>
                </w:r>
              </w:hyperlink>
            </w:p>
            <w:p w14:paraId="4CED9393" w14:textId="736A7D95" w:rsidR="00CD461B" w:rsidRPr="008158C9" w:rsidRDefault="00CD461B" w:rsidP="00AF237A">
              <w:r w:rsidRPr="008158C9">
                <w:fldChar w:fldCharType="end"/>
              </w:r>
            </w:p>
          </w:sdtContent>
        </w:sdt>
        <w:p w14:paraId="514342D9" w14:textId="77777777" w:rsidR="00CD461B" w:rsidRPr="008158C9" w:rsidRDefault="00CD461B" w:rsidP="00AF237A">
          <w:r w:rsidRPr="008158C9">
            <w:br w:type="page"/>
          </w:r>
        </w:p>
        <w:p w14:paraId="0CA955F0" w14:textId="77777777" w:rsidR="00CD0877" w:rsidRPr="008158C9" w:rsidRDefault="00CD0877" w:rsidP="00AF237A">
          <w:pPr>
            <w:pStyle w:val="Heading1"/>
          </w:pPr>
        </w:p>
        <w:p w14:paraId="0A9F6471" w14:textId="68CFF2FA" w:rsidR="00E36F62" w:rsidRPr="008158C9" w:rsidRDefault="00E36F62" w:rsidP="00AF237A">
          <w:pPr>
            <w:pStyle w:val="Heading1"/>
          </w:pPr>
          <w:bookmarkStart w:id="0" w:name="_Toc190290488"/>
          <w:r w:rsidRPr="008158C9">
            <w:t>Unidade 1- Processo da Ciência de Dados</w:t>
          </w:r>
          <w:bookmarkEnd w:id="0"/>
        </w:p>
        <w:p w14:paraId="18EF19F9" w14:textId="74479E34" w:rsidR="00E36F62" w:rsidRPr="008158C9" w:rsidRDefault="00CD461B" w:rsidP="00AF237A">
          <w:pPr>
            <w:pStyle w:val="Heading2"/>
          </w:pPr>
          <w:bookmarkStart w:id="1" w:name="_Toc190290489"/>
          <w:r w:rsidRPr="008158C9">
            <w:t>Ciência de Dados</w:t>
          </w:r>
          <w:bookmarkEnd w:id="1"/>
        </w:p>
        <w:p w14:paraId="4C276292" w14:textId="1D5E167A" w:rsidR="00CD461B" w:rsidRPr="008158C9" w:rsidRDefault="00CD461B" w:rsidP="005B2DFC">
          <w:pPr>
            <w:ind w:firstLine="720"/>
          </w:pPr>
          <w:r w:rsidRPr="008158C9">
            <w:t xml:space="preserve">O </w:t>
          </w:r>
          <w:proofErr w:type="spellStart"/>
          <w:r w:rsidRPr="008158C9">
            <w:t>Analytics</w:t>
          </w:r>
          <w:proofErr w:type="spellEnd"/>
          <w:r w:rsidRPr="008158C9">
            <w:t xml:space="preserve"> é o campo da ciência aplicado à coleta, processamento, análise e interpretação de dados</w:t>
          </w:r>
          <w:r w:rsidR="004A0613" w:rsidRPr="008158C9">
            <w:t xml:space="preserve">, </w:t>
          </w:r>
          <w:r w:rsidRPr="008158C9">
            <w:t xml:space="preserve">com o objetivo de extrair insights significativos e embasar a tomada de decisões. Se olharmos por esta lente, podemos dizer que o </w:t>
          </w:r>
          <w:proofErr w:type="spellStart"/>
          <w:r w:rsidRPr="008158C9">
            <w:t>Analytics</w:t>
          </w:r>
          <w:proofErr w:type="spellEnd"/>
          <w:r w:rsidRPr="008158C9">
            <w:t xml:space="preserve"> combina estatística, matemática, ciência da computação, a administração, a engenharia e até o design.</w:t>
          </w:r>
        </w:p>
        <w:p w14:paraId="1971DBA3" w14:textId="361C6A20" w:rsidR="00CD461B" w:rsidRPr="008158C9" w:rsidRDefault="00300011" w:rsidP="00AF237A">
          <w:r w:rsidRPr="008158C9">
            <w:t>Tenho plena noção de</w:t>
          </w:r>
          <w:r w:rsidR="00CD461B" w:rsidRPr="008158C9">
            <w:t xml:space="preserve"> que isso amplia um pouco da definição formal de ciências de dados, que é basicamente o uso de técnicas de estatística, matemática e computação para encontrar padrões nos dados. Por isso, usei a expressão </w:t>
          </w:r>
          <w:proofErr w:type="spellStart"/>
          <w:r w:rsidR="00CD461B" w:rsidRPr="008158C9">
            <w:t>Analytics</w:t>
          </w:r>
          <w:proofErr w:type="spellEnd"/>
          <w:r w:rsidR="00CD461B" w:rsidRPr="008158C9">
            <w:t xml:space="preserve"> ao invés de Ciência de Dados.</w:t>
          </w:r>
        </w:p>
        <w:p w14:paraId="6D1835B0" w14:textId="1F58F0F6" w:rsidR="00CD461B" w:rsidRPr="008158C9" w:rsidRDefault="00CD461B" w:rsidP="00300011">
          <w:pPr>
            <w:ind w:firstLine="720"/>
          </w:pPr>
          <w:r w:rsidRPr="008158C9">
            <w:t xml:space="preserve">O </w:t>
          </w:r>
          <w:proofErr w:type="spellStart"/>
          <w:r w:rsidRPr="008158C9">
            <w:t>analytics</w:t>
          </w:r>
          <w:proofErr w:type="spellEnd"/>
          <w:r w:rsidRPr="008158C9">
            <w:t xml:space="preserve"> (</w:t>
          </w:r>
          <w:r w:rsidRPr="008158C9">
            <w:fldChar w:fldCharType="begin"/>
          </w:r>
          <w:r w:rsidRPr="008158C9">
            <w:instrText xml:space="preserve"> REF _Ref190179547 \h </w:instrText>
          </w:r>
          <w:r w:rsidR="00AF237A" w:rsidRPr="008158C9">
            <w:instrText xml:space="preserve"> \* MERGEFORMAT </w:instrText>
          </w:r>
          <w:r w:rsidRPr="008158C9">
            <w:fldChar w:fldCharType="separate"/>
          </w:r>
          <w:r w:rsidRPr="008158C9">
            <w:t>Figura 1</w:t>
          </w:r>
          <w:r w:rsidRPr="008158C9">
            <w:fldChar w:fldCharType="end"/>
          </w:r>
          <w:r w:rsidRPr="008158C9">
            <w:t>) combina o rigor da matemática e da estatística com o poder de cálculo e a organização da computação, a praticidade e a resolução de problemas da engenharia, a tomada de decisão da administração</w:t>
          </w:r>
          <w:r w:rsidR="004A0613" w:rsidRPr="008158C9">
            <w:t xml:space="preserve">, </w:t>
          </w:r>
          <w:r w:rsidRPr="008158C9">
            <w:t>a apresentação</w:t>
          </w:r>
          <w:r w:rsidR="004A0613" w:rsidRPr="008158C9">
            <w:t xml:space="preserve"> de </w:t>
          </w:r>
          <w:r w:rsidRPr="008158C9">
            <w:t xml:space="preserve">gráficos e </w:t>
          </w:r>
          <w:proofErr w:type="spellStart"/>
          <w:r w:rsidRPr="008158C9">
            <w:t>storytelling</w:t>
          </w:r>
          <w:proofErr w:type="spellEnd"/>
          <w:r w:rsidRPr="008158C9">
            <w:t xml:space="preserve"> do design. Todas essas habilidades são necessárias em um cientista de dados, mas é claro que pouquíssimas pessoas no mundo têm todas elas. O mais comum é encontrar um profissional especialista em uma delas, mas </w:t>
          </w:r>
          <w:r w:rsidR="0099392F">
            <w:t>como</w:t>
          </w:r>
          <w:r w:rsidRPr="008158C9">
            <w:t xml:space="preserve"> um conhecimento básico </w:t>
          </w:r>
          <w:r w:rsidR="005F0620">
            <w:t>nas</w:t>
          </w:r>
          <w:r w:rsidRPr="008158C9">
            <w:t xml:space="preserve"> demais.</w:t>
          </w:r>
        </w:p>
        <w:p w14:paraId="613605AC" w14:textId="77777777" w:rsidR="00CD461B" w:rsidRPr="008158C9" w:rsidRDefault="00CD461B" w:rsidP="00AF237A">
          <w:pPr>
            <w:jc w:val="center"/>
          </w:pPr>
          <w:r w:rsidRPr="008158C9">
            <w:rPr>
              <w:noProof/>
            </w:rPr>
            <w:drawing>
              <wp:inline distT="0" distB="0" distL="0" distR="0" wp14:anchorId="2D10E79C" wp14:editId="0D62CA91">
                <wp:extent cx="4237947" cy="3792772"/>
                <wp:effectExtent l="0" t="0" r="0" b="0"/>
                <wp:docPr id="1465048729" name="Picture 1" descr="A blue hexag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48729" name="Picture 1" descr="A blue hexagon with white text&#10;&#10;AI-generated content may be incorrect."/>
                        <pic:cNvPicPr/>
                      </pic:nvPicPr>
                      <pic:blipFill rotWithShape="1">
                        <a:blip r:embed="rId17" cstate="print">
                          <a:extLst>
                            <a:ext uri="{28A0092B-C50C-407E-A947-70E740481C1C}">
                              <a14:useLocalDpi xmlns:a14="http://schemas.microsoft.com/office/drawing/2010/main" val="0"/>
                            </a:ext>
                          </a:extLst>
                        </a:blip>
                        <a:srcRect b="7394"/>
                        <a:stretch/>
                      </pic:blipFill>
                      <pic:spPr bwMode="auto">
                        <a:xfrm>
                          <a:off x="0" y="0"/>
                          <a:ext cx="4308949" cy="3856315"/>
                        </a:xfrm>
                        <a:prstGeom prst="rect">
                          <a:avLst/>
                        </a:prstGeom>
                        <a:ln>
                          <a:noFill/>
                        </a:ln>
                        <a:extLst>
                          <a:ext uri="{53640926-AAD7-44D8-BBD7-CCE9431645EC}">
                            <a14:shadowObscured xmlns:a14="http://schemas.microsoft.com/office/drawing/2010/main"/>
                          </a:ext>
                        </a:extLst>
                      </pic:spPr>
                    </pic:pic>
                  </a:graphicData>
                </a:graphic>
              </wp:inline>
            </w:drawing>
          </w:r>
        </w:p>
        <w:p w14:paraId="23F3AF37" w14:textId="77777777" w:rsidR="00CD461B" w:rsidRPr="008158C9" w:rsidRDefault="00CD461B" w:rsidP="00AF237A">
          <w:pPr>
            <w:pStyle w:val="Caption"/>
            <w:jc w:val="center"/>
          </w:pPr>
          <w:bookmarkStart w:id="2" w:name="_Ref190179547"/>
          <w:r w:rsidRPr="008158C9">
            <w:t xml:space="preserve">Figura </w:t>
          </w:r>
          <w:fldSimple w:instr=" SEQ Figura_ \* ARABIC ">
            <w:r w:rsidRPr="008158C9">
              <w:t>1</w:t>
            </w:r>
          </w:fldSimple>
          <w:bookmarkEnd w:id="2"/>
          <w:r w:rsidRPr="008158C9">
            <w:t xml:space="preserve"> - Dimensões do Analytics.</w:t>
          </w:r>
        </w:p>
        <w:p w14:paraId="73A268E8" w14:textId="77777777" w:rsidR="00AF237A" w:rsidRPr="008158C9" w:rsidRDefault="00AF237A" w:rsidP="00AF237A">
          <w:pPr>
            <w:pStyle w:val="p1"/>
            <w:rPr>
              <w:lang w:val="pt-BR"/>
            </w:rPr>
          </w:pPr>
        </w:p>
        <w:p w14:paraId="5AAF704C" w14:textId="77777777" w:rsidR="00AF237A" w:rsidRPr="008158C9" w:rsidRDefault="00AF237A" w:rsidP="00AF237A">
          <w:pPr>
            <w:pStyle w:val="p1"/>
            <w:rPr>
              <w:lang w:val="pt-BR"/>
            </w:rPr>
          </w:pPr>
        </w:p>
        <w:p w14:paraId="56959072" w14:textId="389F849E" w:rsidR="00CD461B" w:rsidRPr="008158C9" w:rsidRDefault="00CD461B" w:rsidP="00AF237A">
          <w:pPr>
            <w:pStyle w:val="p1"/>
            <w:rPr>
              <w:lang w:val="pt-BR"/>
            </w:rPr>
          </w:pPr>
          <w:r w:rsidRPr="008158C9">
            <w:rPr>
              <w:lang w:val="pt-BR"/>
            </w:rPr>
            <w:lastRenderedPageBreak/>
            <w:t xml:space="preserve">Para os que buscam uma definição mais rigorosa de Ciência de Dados, podemos citar as definições da IBM ou da Oracle. </w:t>
          </w:r>
        </w:p>
        <w:p w14:paraId="42D3397C" w14:textId="5E60522A" w:rsidR="00CD461B" w:rsidRPr="008158C9" w:rsidRDefault="00CD461B" w:rsidP="00AF237A">
          <w:pPr>
            <w:pStyle w:val="p1"/>
            <w:rPr>
              <w:lang w:val="pt-BR"/>
            </w:rPr>
          </w:pPr>
          <w:r w:rsidRPr="008158C9">
            <w:rPr>
              <w:lang w:val="pt-BR"/>
            </w:rPr>
            <w:t xml:space="preserve">“A </w:t>
          </w:r>
          <w:r w:rsidRPr="008158C9">
            <w:rPr>
              <w:rStyle w:val="s1"/>
              <w:rFonts w:eastAsiaTheme="majorEastAsia"/>
              <w:b/>
              <w:bCs/>
              <w:iCs/>
              <w:lang w:val="pt-BR"/>
            </w:rPr>
            <w:t>Ciência de Dados</w:t>
          </w:r>
          <w:r w:rsidRPr="008158C9">
            <w:rPr>
              <w:lang w:val="pt-BR"/>
            </w:rPr>
            <w:t xml:space="preserve"> combina matemática e estatística, programação especializada, análises avançadas, inteligência artificial (IA) e aprendizado de máquina com conhecimento específico da área </w:t>
          </w:r>
          <w:r w:rsidR="009D2C49" w:rsidRPr="008158C9">
            <w:rPr>
              <w:lang w:val="pt-BR"/>
            </w:rPr>
            <w:t>foco</w:t>
          </w:r>
          <w:r w:rsidR="008158C9" w:rsidRPr="008158C9">
            <w:rPr>
              <w:lang w:val="pt-BR"/>
            </w:rPr>
            <w:t>,</w:t>
          </w:r>
          <w:r w:rsidR="009D2C49" w:rsidRPr="008158C9">
            <w:rPr>
              <w:lang w:val="pt-BR"/>
            </w:rPr>
            <w:t xml:space="preserve"> </w:t>
          </w:r>
          <w:r w:rsidRPr="008158C9">
            <w:rPr>
              <w:lang w:val="pt-BR"/>
            </w:rPr>
            <w:t>para descobrir insights nos dados de uma organização. Esses insights podem ser utilizados para orientar a tomada de decisões e o planejamento estratégico.” IBM.</w:t>
          </w:r>
          <w:r w:rsidRPr="008158C9">
            <w:rPr>
              <w:rStyle w:val="FootnoteReference"/>
              <w:iCs/>
              <w:lang w:val="pt-BR"/>
            </w:rPr>
            <w:footnoteReference w:id="1"/>
          </w:r>
        </w:p>
        <w:p w14:paraId="3C511C3E" w14:textId="0B72140C" w:rsidR="00CD461B" w:rsidRPr="008158C9" w:rsidRDefault="00CD461B" w:rsidP="00AF237A">
          <w:pPr>
            <w:pStyle w:val="p1"/>
            <w:rPr>
              <w:lang w:val="pt-BR"/>
            </w:rPr>
          </w:pPr>
          <w:r w:rsidRPr="008158C9">
            <w:rPr>
              <w:lang w:val="pt-BR"/>
            </w:rPr>
            <w:t xml:space="preserve">“A </w:t>
          </w:r>
          <w:r w:rsidRPr="008158C9">
            <w:rPr>
              <w:rStyle w:val="s1"/>
              <w:rFonts w:eastAsiaTheme="majorEastAsia"/>
              <w:b/>
              <w:bCs/>
              <w:iCs/>
              <w:lang w:val="pt-BR"/>
            </w:rPr>
            <w:t>Ciência de Dados</w:t>
          </w:r>
          <w:r w:rsidRPr="008158C9">
            <w:rPr>
              <w:lang w:val="pt-BR"/>
            </w:rPr>
            <w:t xml:space="preserve"> abrange a preparação dos dados para análise, incluindo a limpeza, agregação e manipulação dos dados para a realização de análises avançadas</w:t>
          </w:r>
          <w:r w:rsidR="004A0613" w:rsidRPr="008158C9">
            <w:rPr>
              <w:lang w:val="pt-BR"/>
            </w:rPr>
            <w:t xml:space="preserve">. Os </w:t>
          </w:r>
          <w:r w:rsidRPr="008158C9">
            <w:rPr>
              <w:lang w:val="pt-BR"/>
            </w:rPr>
            <w:t xml:space="preserve">cientistas de dados podem então revisar os resultados para identificar padrões </w:t>
          </w:r>
          <w:r w:rsidR="004A0613" w:rsidRPr="008158C9">
            <w:rPr>
              <w:lang w:val="pt-BR"/>
            </w:rPr>
            <w:t>atrav</w:t>
          </w:r>
          <w:r w:rsidR="008158C9" w:rsidRPr="008158C9">
            <w:rPr>
              <w:lang w:val="pt-BR"/>
            </w:rPr>
            <w:t>és</w:t>
          </w:r>
          <w:r w:rsidR="004A0613" w:rsidRPr="008158C9">
            <w:rPr>
              <w:lang w:val="pt-BR"/>
            </w:rPr>
            <w:t xml:space="preserve"> das aplicações </w:t>
          </w:r>
          <w:r w:rsidR="004B36FB" w:rsidRPr="008158C9">
            <w:rPr>
              <w:lang w:val="pt-BR"/>
            </w:rPr>
            <w:t>analíticas permitindo</w:t>
          </w:r>
          <w:r w:rsidRPr="008158C9">
            <w:rPr>
              <w:lang w:val="pt-BR"/>
            </w:rPr>
            <w:t xml:space="preserve"> que líderes empresariais obtenham insights bem fundamentados.” Oracle.</w:t>
          </w:r>
          <w:r w:rsidRPr="008158C9">
            <w:rPr>
              <w:rStyle w:val="FootnoteReference"/>
              <w:iCs/>
              <w:lang w:val="pt-BR"/>
            </w:rPr>
            <w:footnoteReference w:id="2"/>
          </w:r>
        </w:p>
        <w:p w14:paraId="0EB55A55" w14:textId="77777777" w:rsidR="00CD461B" w:rsidRPr="008158C9" w:rsidRDefault="00CD461B" w:rsidP="00AF237A">
          <w:pPr>
            <w:pStyle w:val="Heading2"/>
          </w:pPr>
          <w:bookmarkStart w:id="3" w:name="_Toc190290490"/>
          <w:r w:rsidRPr="008158C9">
            <w:t>Metodologia de Ciência de Dados</w:t>
          </w:r>
          <w:bookmarkEnd w:id="3"/>
        </w:p>
        <w:p w14:paraId="5E572041" w14:textId="77777777" w:rsidR="00CD461B" w:rsidRPr="008158C9" w:rsidRDefault="00CD461B" w:rsidP="00AF237A"/>
        <w:p w14:paraId="15CD2063" w14:textId="77777777" w:rsidR="00CD461B" w:rsidRPr="008158C9" w:rsidRDefault="00CD461B" w:rsidP="00AF237A">
          <w:pPr>
            <w:jc w:val="center"/>
          </w:pPr>
          <w:r w:rsidRPr="008158C9">
            <w:rPr>
              <w:noProof/>
            </w:rPr>
            <w:drawing>
              <wp:inline distT="0" distB="0" distL="0" distR="0" wp14:anchorId="0A99A817" wp14:editId="43D22417">
                <wp:extent cx="5943600" cy="3559175"/>
                <wp:effectExtent l="0" t="0" r="0" b="0"/>
                <wp:docPr id="95453797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37976" name="Picture 1" descr="A diagram of a process&#10;&#10;AI-generated content may be incorrect."/>
                        <pic:cNvPicPr/>
                      </pic:nvPicPr>
                      <pic:blipFill>
                        <a:blip r:embed="rId18"/>
                        <a:stretch>
                          <a:fillRect/>
                        </a:stretch>
                      </pic:blipFill>
                      <pic:spPr>
                        <a:xfrm>
                          <a:off x="0" y="0"/>
                          <a:ext cx="5943600" cy="3559175"/>
                        </a:xfrm>
                        <a:prstGeom prst="rect">
                          <a:avLst/>
                        </a:prstGeom>
                      </pic:spPr>
                    </pic:pic>
                  </a:graphicData>
                </a:graphic>
              </wp:inline>
            </w:drawing>
          </w:r>
        </w:p>
        <w:p w14:paraId="796039B2" w14:textId="77777777" w:rsidR="00CD461B" w:rsidRPr="008158C9" w:rsidRDefault="00CD461B" w:rsidP="00AF237A">
          <w:pPr>
            <w:pStyle w:val="Caption"/>
            <w:jc w:val="center"/>
          </w:pPr>
        </w:p>
        <w:p w14:paraId="7B9269A8" w14:textId="77777777" w:rsidR="00CD461B" w:rsidRPr="008158C9" w:rsidRDefault="00CD461B" w:rsidP="00AF237A">
          <w:pPr>
            <w:pStyle w:val="Caption"/>
            <w:jc w:val="center"/>
          </w:pPr>
          <w:bookmarkStart w:id="4" w:name="_Ref190179574"/>
          <w:r w:rsidRPr="008158C9">
            <w:t xml:space="preserve">Figura  </w:t>
          </w:r>
          <w:fldSimple w:instr=" SEQ Figura_ \* ARABIC ">
            <w:r w:rsidRPr="008158C9">
              <w:t>2</w:t>
            </w:r>
          </w:fldSimple>
          <w:bookmarkEnd w:id="4"/>
          <w:r w:rsidRPr="008158C9">
            <w:t xml:space="preserve"> - Metodologia da Ciência de Dados </w:t>
          </w:r>
          <w:sdt>
            <w:sdtPr>
              <w:rPr>
                <w:color w:val="000000"/>
              </w:rPr>
              <w:tag w:val="MENDELEY_CITATION_v3_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"/>
              <w:id w:val="1994987737"/>
              <w:placeholder>
                <w:docPart w:val="8500B29A64A4974EBBB4397ADE9F5283"/>
              </w:placeholder>
            </w:sdtPr>
            <w:sdtContent>
              <w:r w:rsidRPr="008158C9">
                <w:rPr>
                  <w:color w:val="000000"/>
                </w:rPr>
                <w:t>(Rollings, 2015)</w:t>
              </w:r>
            </w:sdtContent>
          </w:sdt>
        </w:p>
        <w:p w14:paraId="3AEC45F2" w14:textId="6ABFD7CB" w:rsidR="00CD461B" w:rsidRPr="008158C9" w:rsidRDefault="00CD461B" w:rsidP="008158C9">
          <w:pPr>
            <w:ind w:firstLine="720"/>
          </w:pPr>
          <w:r w:rsidRPr="008158C9">
            <w:t>Antes de entrarmos no detalhamento de cada uma das fases da metodologia da ciência de dados, é importante destacar que ela possui um formato circular (</w:t>
          </w:r>
          <w:r w:rsidRPr="008158C9">
            <w:fldChar w:fldCharType="begin"/>
          </w:r>
          <w:r w:rsidRPr="008158C9">
            <w:instrText xml:space="preserve"> REF _Ref190179574 \h </w:instrText>
          </w:r>
          <w:r w:rsidR="00AF237A" w:rsidRPr="008158C9">
            <w:instrText xml:space="preserve"> \* MERGEFORMAT </w:instrText>
          </w:r>
          <w:r w:rsidRPr="008158C9">
            <w:fldChar w:fldCharType="separate"/>
          </w:r>
          <w:r w:rsidRPr="008158C9">
            <w:t>Figura 2</w:t>
          </w:r>
          <w:r w:rsidRPr="008158C9">
            <w:fldChar w:fldCharType="end"/>
          </w:r>
          <w:r w:rsidRPr="008158C9">
            <w:t xml:space="preserve">). Diferente das metodologias tradicionais, que seguem uma sequência linear de passos, a metodologia de ciência de dados envolve várias idas e vindas, representadas no diagrama metodológico pelas setas em sentidos opostos. Isso significa que, muitas vezes, será necessário reavaliar decisões anteriores e, consequentemente, revisar </w:t>
          </w:r>
          <w:r w:rsidRPr="008158C9">
            <w:lastRenderedPageBreak/>
            <w:t>os passos subsequentes. Sempre enfatizo que essa metodologia é baseada em experimentação e testes contínuos. Esse conceito ficará mais claro quando realizarmos nosso primeiro projeto aplicado.</w:t>
          </w:r>
        </w:p>
        <w:p w14:paraId="73C273C8" w14:textId="1A7F3981" w:rsidR="00CD461B" w:rsidRPr="008158C9" w:rsidRDefault="00CD461B" w:rsidP="00AF237A">
          <w:r w:rsidRPr="008158C9">
            <w:t xml:space="preserve">Qualquer projeto de ciência de dados se inicia com uma clara definição e entendimento do negócio. </w:t>
          </w:r>
          <w:r w:rsidR="004A0613" w:rsidRPr="008158C9">
            <w:t>E</w:t>
          </w:r>
          <w:r w:rsidRPr="008158C9">
            <w:t>ste momento é crucial para todo o desenvolvimento subsequente. Um claro entendimento do negócio normalmente vem do patrocinador do projeto. É essencial definir qual problema será tratado, quais são os objetivos do projeto e os requisitos da solução, tudo isso a partir de uma visão da organização.</w:t>
          </w:r>
        </w:p>
        <w:p w14:paraId="7CA238A7" w14:textId="4953A557" w:rsidR="004A0613" w:rsidRPr="008158C9" w:rsidRDefault="004A0613" w:rsidP="00AF237A">
          <w:r w:rsidRPr="008158C9">
            <w:t>A fase descrita acima</w:t>
          </w:r>
          <w:r w:rsidR="00CD461B" w:rsidRPr="008158C9">
            <w:t xml:space="preserve"> vai determinar todo o alicerce da solução de ciência de dados. Ela será a base de toda a validação, avaliação e revisão. Todas as próximas fases serão sempre vistas com a ótica desse entendimento do negócio.</w:t>
          </w:r>
        </w:p>
        <w:p w14:paraId="56456392" w14:textId="462505BD" w:rsidR="00CD461B" w:rsidRPr="008158C9" w:rsidRDefault="00CD461B" w:rsidP="00AF237A">
          <w:r w:rsidRPr="008158C9">
            <w:t xml:space="preserve"> </w:t>
          </w:r>
          <w:r w:rsidR="004A0613" w:rsidRPr="008158C9">
            <w:t xml:space="preserve">O </w:t>
          </w:r>
          <w:r w:rsidRPr="008158C9">
            <w:t xml:space="preserve">erro </w:t>
          </w:r>
          <w:r w:rsidR="004A0613" w:rsidRPr="008158C9">
            <w:t>mais</w:t>
          </w:r>
          <w:r w:rsidRPr="008158C9">
            <w:t xml:space="preserve"> comum no desenvolvimento de soluções em ciência de dados é partir direto para a modelagem. Existe um deslumbre quanto à utilização de ciência de dados e de data </w:t>
          </w:r>
          <w:proofErr w:type="spellStart"/>
          <w:r w:rsidRPr="008158C9">
            <w:t>analytics</w:t>
          </w:r>
          <w:proofErr w:type="spellEnd"/>
          <w:r w:rsidRPr="008158C9">
            <w:t xml:space="preserve"> no mundo corporativo. Não podemos nos entregar a este deslumbre; toda solução de ciência de dados deve seguir rigorosamente a metodologia. Por isso, a metodologia começa com um bom entendimento do problema e do negócio que está sendo abordado.</w:t>
          </w:r>
        </w:p>
        <w:p w14:paraId="7316699B" w14:textId="365B148E" w:rsidR="00CD461B" w:rsidRPr="008158C9" w:rsidRDefault="00CD461B" w:rsidP="00AF237A">
          <w:r w:rsidRPr="008158C9">
            <w:t xml:space="preserve">O próximo passo da metodologia da ciência de dados é a abordagem analítica. Uma vez que o problema </w:t>
          </w:r>
          <w:r w:rsidR="004A0613" w:rsidRPr="008158C9">
            <w:t>es</w:t>
          </w:r>
          <w:r w:rsidRPr="008158C9">
            <w:t xml:space="preserve">tiver claramente identificado, os cientistas de dados podem definir a abordagem analítica para esse problema. Nesse estágio, expressamos o problema em um contexto de modelagem de técnicas estatísticas e de data </w:t>
          </w:r>
          <w:proofErr w:type="spellStart"/>
          <w:r w:rsidRPr="008158C9">
            <w:t>analytics</w:t>
          </w:r>
          <w:proofErr w:type="spellEnd"/>
          <w:r w:rsidRPr="008158C9">
            <w:t xml:space="preserve"> de forma geral, ajudando a organização a identificar quais seriam as técnicas mais adequadas para resolver esse problema.</w:t>
          </w:r>
        </w:p>
        <w:p w14:paraId="134B8112" w14:textId="2FDE43F6" w:rsidR="00CD461B" w:rsidRPr="008158C9" w:rsidRDefault="004A0613" w:rsidP="00AF237A">
          <w:r w:rsidRPr="008158C9">
            <w:t>O próximo passo d</w:t>
          </w:r>
          <w:r w:rsidR="00CD461B" w:rsidRPr="008158C9">
            <w:t xml:space="preserve">a metodologia, </w:t>
          </w:r>
          <w:r w:rsidR="00DF309E">
            <w:t>s</w:t>
          </w:r>
          <w:r w:rsidR="0066611B">
            <w:t>ão</w:t>
          </w:r>
          <w:r w:rsidR="00DF309E">
            <w:t xml:space="preserve"> </w:t>
          </w:r>
          <w:r w:rsidR="00CD461B" w:rsidRPr="008158C9">
            <w:t>os requisitos de dados. Aqui, o cientista de dados define quais dados e em quais formatos serão utilizados, ou melhor ainda, quais dados são desejáveis. Em qualquer problema prático de ciência de dados, existe uma diferença entre os dados que seriam ideais para o nosso modelo e os dados que estão disponíveis na empresa.</w:t>
          </w:r>
        </w:p>
        <w:p w14:paraId="5F70BE0B" w14:textId="09ED398D" w:rsidR="00CD461B" w:rsidRPr="008158C9" w:rsidRDefault="00CD461B" w:rsidP="0066611B">
          <w:pPr>
            <w:ind w:firstLine="720"/>
          </w:pPr>
          <w:r w:rsidRPr="008158C9">
            <w:t xml:space="preserve">Isso nos leva ao próximo passo, que é a coleta de dados. Aqui, são verificados todos os recursos de dados disponíveis dentro da empresa, sejam eles dados estruturados ou não estruturados. Esses dados podem ser provenientes de diversas fontes, como o próprio ERP (Enterprise </w:t>
          </w:r>
          <w:proofErr w:type="spellStart"/>
          <w:r w:rsidRPr="008158C9">
            <w:t>Resourse</w:t>
          </w:r>
          <w:proofErr w:type="spellEnd"/>
          <w:r w:rsidRPr="008158C9">
            <w:t xml:space="preserve"> Planning) da empresa, um WMS (Warehouse Management System), ou até planilhas e sistemas legados. Também pode ser identificada a necessidade de investimentos adicionais para manter e estruturar o banco de dados da empresa, ou até uma mudança no processo de coleta desses dados. </w:t>
          </w:r>
          <w:r w:rsidR="004A0613" w:rsidRPr="008158C9">
            <w:t xml:space="preserve">Quero </w:t>
          </w:r>
          <w:r w:rsidRPr="008158C9">
            <w:t>enfatiz</w:t>
          </w:r>
          <w:r w:rsidR="004A0613" w:rsidRPr="008158C9">
            <w:t>ar</w:t>
          </w:r>
          <w:r w:rsidRPr="008158C9">
            <w:t xml:space="preserve"> que, mesmo com o melhor modelo de inteligência artificial do mundo, se utilizarmos dados ruins, faltantes, não tratados e cheios de erros, o resultado será uma conclusão ruim e cheia de erros. Pois o modelo busca padrões matemáticos nos dados. Em inglês, temos o princípio do GIGO (</w:t>
          </w:r>
          <w:proofErr w:type="spellStart"/>
          <w:r w:rsidRPr="008158C9">
            <w:t>Garbage</w:t>
          </w:r>
          <w:proofErr w:type="spellEnd"/>
          <w:r w:rsidRPr="008158C9">
            <w:t xml:space="preserve"> In, </w:t>
          </w:r>
          <w:proofErr w:type="spellStart"/>
          <w:r w:rsidRPr="008158C9">
            <w:t>Garbage</w:t>
          </w:r>
          <w:proofErr w:type="spellEnd"/>
          <w:r w:rsidRPr="008158C9">
            <w:t xml:space="preserve"> Out), entra lixo, sai lixo; que se aplica de forma óbvia em qualquer projeto de ciência de dados. Portanto, uma empresa que mantém seus dados bem estruturados e bem mantidos tem uma visão de futuro, pois é inegável que os dados são um ativo hoje em dia.</w:t>
          </w:r>
        </w:p>
        <w:p w14:paraId="04301341" w14:textId="77777777" w:rsidR="00CD461B" w:rsidRPr="008158C9" w:rsidRDefault="00CD461B" w:rsidP="0066611B">
          <w:pPr>
            <w:ind w:firstLine="720"/>
          </w:pPr>
          <w:r w:rsidRPr="008158C9">
            <w:t>Na fase de entendimento dos dados, os cientistas de dados utilizam estatísticas descritivas e técnicas de visualização gráfica para compreender o conteúdo dos dados empresariais. Além disso, avaliam a qualidade desses dados, identificando possíveis lacunas e falta de padronização. É importante destacar que, durante esse processo, pode ser necessário revisar os processos de requerimento e coleta de dados, reforçando a natureza iterativa da metodologia.</w:t>
          </w:r>
        </w:p>
        <w:p w14:paraId="3BE2F19B" w14:textId="2C7861D9" w:rsidR="00CD461B" w:rsidRPr="008158C9" w:rsidRDefault="00CD461B" w:rsidP="0066611B">
          <w:pPr>
            <w:ind w:firstLine="720"/>
          </w:pPr>
          <w:r w:rsidRPr="008158C9">
            <w:t xml:space="preserve">Chegamos então à fase de preparação de dados, </w:t>
          </w:r>
          <w:r w:rsidR="004A0613" w:rsidRPr="008158C9">
            <w:t xml:space="preserve">a </w:t>
          </w:r>
          <w:r w:rsidR="00CC6915" w:rsidRPr="008158C9">
            <w:t>qual sem</w:t>
          </w:r>
          <w:r w:rsidRPr="008158C9">
            <w:t xml:space="preserve"> dúvida, </w:t>
          </w:r>
          <w:r w:rsidR="004A0613" w:rsidRPr="008158C9">
            <w:t xml:space="preserve">é </w:t>
          </w:r>
          <w:r w:rsidRPr="008158C9">
            <w:t xml:space="preserve">a mais demorada do processo de implementação de uma solução de data </w:t>
          </w:r>
          <w:proofErr w:type="spellStart"/>
          <w:r w:rsidRPr="008158C9">
            <w:t>analytics</w:t>
          </w:r>
          <w:proofErr w:type="spellEnd"/>
          <w:r w:rsidRPr="008158C9">
            <w:t xml:space="preserve">. Esta fase deve ser executada com uma </w:t>
          </w:r>
          <w:r w:rsidRPr="008158C9">
            <w:lastRenderedPageBreak/>
            <w:t>visão na próxima etapa, a modelagem em si. O cientista de dados prepara e organiza todos os dados em um formato que o modelo possa ler. Portanto, um bom entendimento tanto de dados quanto de modelagem é necessário. As etapas características dessa fase incluem a limpeza de dados, a combinação de dados de diversas fontes e a transformação de dados em variáveis mais úteis. Se os dados estiverem em formato de texto, como logs de uma central de atendimento ou opiniões de clientes, eles precisam ser tratados por meio de uma análise de texto para serem transformados em variáveis estruturadas, enriquecendo o resultado da modelagem.</w:t>
          </w:r>
        </w:p>
        <w:p w14:paraId="2EA46A1F" w14:textId="6BF0CD72" w:rsidR="00CD461B" w:rsidRPr="008158C9" w:rsidRDefault="00CD461B" w:rsidP="0066611B">
          <w:pPr>
            <w:ind w:firstLine="720"/>
          </w:pPr>
          <w:r w:rsidRPr="008158C9">
            <w:t>Finalmente, chegamos à tão esperada etapa da modelagem. Aqui o foco é o desenvolvimento de modelos preditivos ou descritivos, conforme definido na etapa de abordagem analítica. Normalmente, reserva-se uma parte dos dados cujo resultado é conhecido para validação e avaliação do modelo. Este processo de modelagem é raramente feito de uma única vez; sendo muito mais comum algo iterativo, com os cientistas de dados experimentando diferentes algoritmos e configurações de parâmetros, avaliando o modelo a cada passo para obter um resultado mais adequado às necessidades da organização.</w:t>
          </w:r>
        </w:p>
        <w:p w14:paraId="1E32300E" w14:textId="77777777" w:rsidR="00CD461B" w:rsidRPr="008158C9" w:rsidRDefault="00CD461B" w:rsidP="0066611B">
          <w:pPr>
            <w:ind w:firstLine="720"/>
          </w:pPr>
          <w:r w:rsidRPr="008158C9">
            <w:t>Como mencionado na etapa de modelagem, a avaliação do modelo deve ser vista em comum acordo com a modelagem, em um processo interativo. Aqui, os cientistas de dados, juntamente com a empresa ou o financiador do projeto, definem os melhores indicadores para avaliar o modelo. Esses modelos são avaliados e sua eficácia testada, sempre mantendo o foco nos objetivos definidos no primeiro passo, o entendimento dos negócios.</w:t>
          </w:r>
        </w:p>
        <w:p w14:paraId="35BBE550" w14:textId="5A8AE090" w:rsidR="00CD461B" w:rsidRPr="008158C9" w:rsidRDefault="00CD461B" w:rsidP="0066611B">
          <w:pPr>
            <w:ind w:firstLine="720"/>
          </w:pPr>
          <w:r w:rsidRPr="008158C9">
            <w:t>Finalmente, chegamos à etapa de implementação e feedback. Quando o modelo é julgado satisfatório pela organização, ele deve ser implementado em um ambiente de produção para que os analistas da organização possam utilizá-lo, melhorando assim a tomada de decisões. A implementação pode variar desde a geração de um relatório com recomendações até a integração do modelo em um fluxo de trabalho ou ERP. Esta etapa pode requerer uma grande interação com o pessoal de TI da empresa.</w:t>
          </w:r>
        </w:p>
        <w:p w14:paraId="63779E48" w14:textId="77777777" w:rsidR="00CD461B" w:rsidRPr="008158C9" w:rsidRDefault="00CD461B" w:rsidP="0066611B">
          <w:pPr>
            <w:ind w:firstLine="720"/>
          </w:pPr>
          <w:r w:rsidRPr="008158C9">
            <w:t>O feedback é a última etapa da modelagem de ciência de dados, onde os cientistas de dados obtêm um retorno sobre o desempenho do modelo e seu impacto no ambiente organizacional. É importante enfatizar que a implementação de um projeto de ciência de dados é contínua, semelhante a um ciclo PDCA (</w:t>
          </w:r>
          <w:proofErr w:type="spellStart"/>
          <w:r w:rsidRPr="008158C9">
            <w:t>Plan</w:t>
          </w:r>
          <w:proofErr w:type="spellEnd"/>
          <w:r w:rsidRPr="008158C9">
            <w:t xml:space="preserve">, Do, </w:t>
          </w:r>
          <w:proofErr w:type="spellStart"/>
          <w:r w:rsidRPr="008158C9">
            <w:t>Control</w:t>
          </w:r>
          <w:proofErr w:type="spellEnd"/>
          <w:r w:rsidRPr="008158C9">
            <w:t xml:space="preserve">, </w:t>
          </w:r>
          <w:proofErr w:type="spellStart"/>
          <w:r w:rsidRPr="008158C9">
            <w:t>Act</w:t>
          </w:r>
          <w:proofErr w:type="spellEnd"/>
          <w:r w:rsidRPr="008158C9">
            <w:t>). Imagine uma organização que implementou com sucesso um projeto de ciência de dados, como uma previsão de demanda. Este novo modelo de previsão, baseado em inteligência artificial, melhorará o planejamento de compras, produção, distribuição e o planejamento estratégico da organização. Com o novo modelo em operação, as decisões serão mais acertadas, o contexto da organização e os resultados melhorarão. Portanto, uma nova análise ou desenvolvimento pode ser necessário, fechando assim o ciclo PDCA.</w:t>
          </w:r>
        </w:p>
        <w:tbl>
          <w:tblPr>
            <w:tblStyle w:val="TableGrid"/>
            <w:tblW w:w="9781" w:type="dxa"/>
            <w:tblInd w:w="108" w:type="dxa"/>
            <w:tblLook w:val="04A0" w:firstRow="1" w:lastRow="0" w:firstColumn="1" w:lastColumn="0" w:noHBand="0" w:noVBand="1"/>
          </w:tblPr>
          <w:tblGrid>
            <w:gridCol w:w="9781"/>
          </w:tblGrid>
          <w:tr w:rsidR="00230340" w:rsidRPr="008158C9" w14:paraId="34922D40" w14:textId="77777777" w:rsidTr="00A2250D">
            <w:tc>
              <w:tcPr>
                <w:tcW w:w="9781" w:type="dxa"/>
                <w:tcBorders>
                  <w:top w:val="double" w:sz="12" w:space="0" w:color="ED7D31" w:themeColor="accent2"/>
                  <w:left w:val="double" w:sz="12" w:space="0" w:color="ED7D31" w:themeColor="accent2"/>
                  <w:bottom w:val="double" w:sz="12" w:space="0" w:color="ED7D31" w:themeColor="accent2"/>
                  <w:right w:val="double" w:sz="12" w:space="0" w:color="ED7D31" w:themeColor="accent2"/>
                </w:tcBorders>
              </w:tcPr>
              <w:p w14:paraId="1D8AB698" w14:textId="77777777" w:rsidR="00230340" w:rsidRPr="008158C9" w:rsidRDefault="00230340" w:rsidP="00A2250D">
                <w:pPr>
                  <w:spacing w:after="0" w:line="240" w:lineRule="auto"/>
                  <w:jc w:val="center"/>
                  <w:rPr>
                    <w:rFonts w:cs="Times New Roman"/>
                    <w:b/>
                    <w:color w:val="ED7D31" w:themeColor="accent2"/>
                  </w:rPr>
                </w:pPr>
                <w:r w:rsidRPr="008158C9">
                  <w:rPr>
                    <w:rFonts w:cs="Times New Roman"/>
                    <w:b/>
                    <w:color w:val="ED7D31" w:themeColor="accent2"/>
                  </w:rPr>
                  <w:t>SAIBA MAIS</w:t>
                </w:r>
              </w:p>
              <w:p w14:paraId="24729C87" w14:textId="77777777" w:rsidR="00230340" w:rsidRPr="008158C9" w:rsidRDefault="00230340" w:rsidP="00A2250D">
                <w:pPr>
                  <w:spacing w:after="0" w:line="240" w:lineRule="auto"/>
                  <w:jc w:val="center"/>
                  <w:rPr>
                    <w:rFonts w:cs="Times New Roman"/>
                    <w:b/>
                    <w:color w:val="ED7D31" w:themeColor="accent2"/>
                  </w:rPr>
                </w:pPr>
              </w:p>
              <w:p w14:paraId="7E2B3195" w14:textId="7630C3F2" w:rsidR="00230340" w:rsidRPr="008158C9" w:rsidRDefault="00230340" w:rsidP="00A2250D">
                <w:pPr>
                  <w:spacing w:after="0" w:line="240" w:lineRule="auto"/>
                  <w:jc w:val="center"/>
                  <w:rPr>
                    <w:rFonts w:cs="Times New Roman"/>
                    <w:b/>
                    <w:color w:val="ED7D31" w:themeColor="accent2"/>
                  </w:rPr>
                </w:pPr>
                <w:hyperlink r:id="rId19" w:history="1">
                  <w:r w:rsidRPr="008158C9">
                    <w:rPr>
                      <w:rStyle w:val="Hyperlink"/>
                      <w:b/>
                    </w:rPr>
                    <w:t>https://www.ibm.com/downloads/documents/pt-pt/10a99803d3afd122</w:t>
                  </w:r>
                </w:hyperlink>
              </w:p>
              <w:p w14:paraId="5A1A0DD9" w14:textId="77777777" w:rsidR="00230340" w:rsidRPr="008158C9" w:rsidRDefault="00230340" w:rsidP="00A2250D">
                <w:pPr>
                  <w:spacing w:after="0" w:line="240" w:lineRule="auto"/>
                  <w:rPr>
                    <w:rFonts w:cs="Times New Roman"/>
                    <w:b/>
                    <w:color w:val="ED7D31" w:themeColor="accent2"/>
                  </w:rPr>
                </w:pPr>
              </w:p>
            </w:tc>
          </w:tr>
        </w:tbl>
        <w:p w14:paraId="55020E8B" w14:textId="77777777" w:rsidR="00AF237A" w:rsidRPr="008158C9" w:rsidRDefault="00AF237A" w:rsidP="00AF237A">
          <w:pPr>
            <w:rPr>
              <w:rFonts w:asciiTheme="majorHAnsi" w:hAnsiTheme="majorHAnsi"/>
              <w:sz w:val="32"/>
              <w:szCs w:val="32"/>
            </w:rPr>
          </w:pPr>
          <w:r w:rsidRPr="008158C9">
            <w:br w:type="page"/>
          </w:r>
        </w:p>
        <w:p w14:paraId="009011A5" w14:textId="01E7252C" w:rsidR="00CD0877" w:rsidRPr="008158C9" w:rsidRDefault="00CD0877" w:rsidP="00AF237A">
          <w:pPr>
            <w:pStyle w:val="Heading1"/>
          </w:pPr>
          <w:bookmarkStart w:id="5" w:name="_Toc190290491"/>
          <w:r w:rsidRPr="008158C9">
            <w:lastRenderedPageBreak/>
            <w:t xml:space="preserve">Unidade 2 – </w:t>
          </w:r>
          <w:r w:rsidR="00393886" w:rsidRPr="008158C9">
            <w:t>Modelos</w:t>
          </w:r>
          <w:r w:rsidRPr="008158C9">
            <w:t xml:space="preserve"> para previsão de preços de venda</w:t>
          </w:r>
          <w:bookmarkEnd w:id="5"/>
        </w:p>
        <w:p w14:paraId="7F00226B" w14:textId="77777777" w:rsidR="00CD461B" w:rsidRPr="008158C9" w:rsidRDefault="00CD461B" w:rsidP="00AF237A">
          <w:pPr>
            <w:pStyle w:val="Heading2"/>
          </w:pPr>
          <w:bookmarkStart w:id="6" w:name="_Toc190290492"/>
          <w:r w:rsidRPr="008158C9">
            <w:t>Antes de começar</w:t>
          </w:r>
          <w:bookmarkEnd w:id="6"/>
        </w:p>
        <w:p w14:paraId="72298171" w14:textId="2F3C744A" w:rsidR="00CD461B" w:rsidRPr="008158C9" w:rsidRDefault="0038075C" w:rsidP="00AF237A">
          <w:r>
            <w:t>Como o foco deste curso é na análise</w:t>
          </w:r>
          <w:r w:rsidR="00753BF8">
            <w:t xml:space="preserve"> e tomada de decisão</w:t>
          </w:r>
          <w:r w:rsidR="001B498F">
            <w:t>, e não a programação em si</w:t>
          </w:r>
          <w:r>
            <w:t xml:space="preserve">, eu </w:t>
          </w:r>
          <w:r w:rsidR="00753BF8">
            <w:t>colocarei todas os resultados dos modelos em arquivos separados</w:t>
          </w:r>
          <w:r w:rsidR="001B498F">
            <w:t xml:space="preserve"> para o aluno analisar e redigir o relatório. Caso o aluno queira </w:t>
          </w:r>
          <w:r w:rsidR="001B498F" w:rsidRPr="008158C9">
            <w:t xml:space="preserve">executar os modelos, </w:t>
          </w:r>
          <w:r w:rsidR="001B498F">
            <w:t>sugiro</w:t>
          </w:r>
          <w:r w:rsidR="001B498F" w:rsidRPr="008158C9">
            <w:t xml:space="preserve"> </w:t>
          </w:r>
          <w:r w:rsidR="001B498F">
            <w:t>a</w:t>
          </w:r>
          <w:r w:rsidR="001B498F" w:rsidRPr="008158C9">
            <w:t xml:space="preserve"> plataforma chamada Google </w:t>
          </w:r>
          <w:proofErr w:type="spellStart"/>
          <w:r w:rsidR="001B498F" w:rsidRPr="008158C9">
            <w:t>Colab</w:t>
          </w:r>
          <w:proofErr w:type="spellEnd"/>
          <w:r w:rsidR="001B498F" w:rsidRPr="008158C9">
            <w:t>. Neste link temos um PDF</w:t>
          </w:r>
          <w:r w:rsidR="001B498F" w:rsidRPr="008158C9">
            <w:rPr>
              <w:vertAlign w:val="superscript"/>
            </w:rPr>
            <w:footnoteReference w:id="3"/>
          </w:r>
          <w:r w:rsidR="001B498F" w:rsidRPr="008158C9">
            <w:t xml:space="preserve"> explicando passo a passo como habilitar o Google </w:t>
          </w:r>
          <w:proofErr w:type="spellStart"/>
          <w:r w:rsidR="001B498F" w:rsidRPr="008158C9">
            <w:t>Colab</w:t>
          </w:r>
          <w:proofErr w:type="spellEnd"/>
          <w:r w:rsidR="001B498F" w:rsidRPr="008158C9">
            <w:t xml:space="preserve"> no seu computador.</w:t>
          </w:r>
          <w:r w:rsidR="001B498F">
            <w:t xml:space="preserve"> Caso a empresa em que você trabalha não permita o uso do Google Drive ainda existe a possibilidade de instalar o Python no seu computador, mas isso deve ser feito por alguém da TI da sua empresa.</w:t>
          </w:r>
        </w:p>
        <w:p w14:paraId="3D57C7AF" w14:textId="77777777" w:rsidR="00CD461B" w:rsidRPr="008158C9" w:rsidRDefault="00CD461B" w:rsidP="00AF237A">
          <w:pPr>
            <w:pStyle w:val="Heading2"/>
          </w:pPr>
          <w:bookmarkStart w:id="7" w:name="_Toc190290493"/>
          <w:r w:rsidRPr="008158C9">
            <w:t>Nosso primeiro modelo</w:t>
          </w:r>
          <w:bookmarkEnd w:id="7"/>
        </w:p>
        <w:p w14:paraId="3447AD94" w14:textId="77777777" w:rsidR="00CD461B" w:rsidRPr="008158C9" w:rsidRDefault="00CD461B" w:rsidP="00B60BCB">
          <w:pPr>
            <w:pStyle w:val="Heading3"/>
          </w:pPr>
          <w:bookmarkStart w:id="8" w:name="_Toc190290494"/>
          <w:r w:rsidRPr="008158C9">
            <w:t>Entendimento do negócio.</w:t>
          </w:r>
          <w:bookmarkEnd w:id="8"/>
        </w:p>
        <w:p w14:paraId="3CDAE480" w14:textId="605AB2CA" w:rsidR="00CD461B" w:rsidRPr="008158C9" w:rsidRDefault="00CD461B" w:rsidP="00B041A2">
          <w:pPr>
            <w:ind w:firstLine="720"/>
          </w:pPr>
          <w:r w:rsidRPr="008158C9">
            <w:t>Imagine que você queira vender um carro, mas você precisa saber qua</w:t>
          </w:r>
          <w:r w:rsidR="004A0613" w:rsidRPr="008158C9">
            <w:t xml:space="preserve">l o valor que você poderá vender </w:t>
          </w:r>
          <w:r w:rsidRPr="008158C9">
            <w:t>esse carro. Aparentemente, é uma decisão simples, mas se pedirmos um valor muito alto, não o vendemos, por outro lado, se pedirmos um valor muito baixo, deixamos de ganhar dinheiro.</w:t>
          </w:r>
        </w:p>
        <w:p w14:paraId="3673D7E3" w14:textId="77777777" w:rsidR="00CD461B" w:rsidRPr="008158C9" w:rsidRDefault="00CD461B" w:rsidP="00B041A2">
          <w:pPr>
            <w:ind w:firstLine="720"/>
          </w:pPr>
          <w:r w:rsidRPr="008158C9">
            <w:t>Então podemos definir o nosso problema, como determinar o preço de venda de um veículo.</w:t>
          </w:r>
        </w:p>
        <w:p w14:paraId="20EFC96E" w14:textId="62676DC4" w:rsidR="00CD461B" w:rsidRPr="008158C9" w:rsidRDefault="00CD461B" w:rsidP="00B60BCB">
          <w:pPr>
            <w:pStyle w:val="Heading3"/>
          </w:pPr>
          <w:bookmarkStart w:id="9" w:name="_Toc190290495"/>
          <w:r w:rsidRPr="008158C9">
            <w:t>Abordagem analítica.</w:t>
          </w:r>
          <w:bookmarkEnd w:id="9"/>
        </w:p>
        <w:p w14:paraId="286EEF6A" w14:textId="77777777" w:rsidR="00CD461B" w:rsidRPr="008158C9" w:rsidRDefault="00CD461B" w:rsidP="00B041A2">
          <w:pPr>
            <w:ind w:firstLine="720"/>
          </w:pPr>
          <w:r w:rsidRPr="008158C9">
            <w:t xml:space="preserve">A pergunta que se deve fazer neste momento seria: é possível resolver esse problema utilizando uma abordagem analítica? </w:t>
          </w:r>
        </w:p>
        <w:p w14:paraId="2EF67B65" w14:textId="77777777" w:rsidR="00CD461B" w:rsidRPr="008158C9" w:rsidRDefault="00CD461B" w:rsidP="00B041A2">
          <w:pPr>
            <w:ind w:firstLine="720"/>
          </w:pPr>
          <w:r w:rsidRPr="008158C9">
            <w:t>A resposta curta é um simples e categórico SIM. Mas esse, sim, depende de alguns fatores, como, por exemplo, termos acesso a um banco de dados de venda de veículos. No entanto, se tivermos acesso a esse banco de dados, podemos utilizar algum método de regressão para calcular o preço de venda do veículo.</w:t>
          </w:r>
        </w:p>
        <w:p w14:paraId="35129FBB" w14:textId="77777777" w:rsidR="00CD461B" w:rsidRPr="008158C9" w:rsidRDefault="00CD461B" w:rsidP="00B60BCB">
          <w:pPr>
            <w:pStyle w:val="Heading3"/>
          </w:pPr>
          <w:bookmarkStart w:id="10" w:name="_Toc190290496"/>
          <w:r w:rsidRPr="008158C9">
            <w:t>Requerimento de dados.</w:t>
          </w:r>
          <w:bookmarkEnd w:id="10"/>
        </w:p>
        <w:p w14:paraId="15983DAF" w14:textId="1880816F" w:rsidR="00CD461B" w:rsidRPr="008158C9" w:rsidRDefault="00CD461B" w:rsidP="00B041A2">
          <w:pPr>
            <w:ind w:firstLine="720"/>
          </w:pPr>
          <w:r w:rsidRPr="008158C9">
            <w:t>Quais seriam os dados dos sonhos para que possa</w:t>
          </w:r>
          <w:r w:rsidR="004A0613" w:rsidRPr="008158C9">
            <w:t>mos</w:t>
          </w:r>
          <w:r w:rsidRPr="008158C9">
            <w:t xml:space="preserve"> rodar esse modelo? </w:t>
          </w:r>
        </w:p>
        <w:p w14:paraId="1C285FF1" w14:textId="77777777" w:rsidR="00CD461B" w:rsidRPr="008158C9" w:rsidRDefault="00CD461B" w:rsidP="00B041A2">
          <w:pPr>
            <w:ind w:firstLine="720"/>
          </w:pPr>
          <w:r w:rsidRPr="008158C9">
            <w:t xml:space="preserve">Alguns exemplos são: fabricante, modelo, ano, estado geral do veículo, cor, </w:t>
          </w:r>
          <w:proofErr w:type="gramStart"/>
          <w:r w:rsidRPr="008158C9">
            <w:t>potência, etc.</w:t>
          </w:r>
          <w:proofErr w:type="gramEnd"/>
          <w:r w:rsidRPr="008158C9">
            <w:t xml:space="preserve"> Essa lista pode ser aumentada com inúmeras outras características. No entanto, quanto mais características colocamos nesse momento da nossa modelagem, mais difícil será a coleta.</w:t>
          </w:r>
        </w:p>
        <w:p w14:paraId="0557C5B6" w14:textId="7DC8D4AB" w:rsidR="00CD461B" w:rsidRPr="008158C9" w:rsidRDefault="00CD461B" w:rsidP="00B60BCB">
          <w:pPr>
            <w:pStyle w:val="Heading3"/>
          </w:pPr>
          <w:bookmarkStart w:id="11" w:name="_Toc190290497"/>
          <w:r w:rsidRPr="008158C9">
            <w:t>Coleta de dados.</w:t>
          </w:r>
          <w:bookmarkEnd w:id="11"/>
        </w:p>
        <w:tbl>
          <w:tblPr>
            <w:tblStyle w:val="TableGrid"/>
            <w:tblW w:w="9781" w:type="dxa"/>
            <w:tblInd w:w="108" w:type="dxa"/>
            <w:tblLook w:val="04A0" w:firstRow="1" w:lastRow="0" w:firstColumn="1" w:lastColumn="0" w:noHBand="0" w:noVBand="1"/>
          </w:tblPr>
          <w:tblGrid>
            <w:gridCol w:w="9781"/>
          </w:tblGrid>
          <w:tr w:rsidR="00626C08" w:rsidRPr="008158C9" w14:paraId="0A3357B0" w14:textId="77777777" w:rsidTr="00A2250D">
            <w:tc>
              <w:tcPr>
                <w:tcW w:w="9781" w:type="dxa"/>
                <w:tcBorders>
                  <w:top w:val="double" w:sz="12" w:space="0" w:color="ED7D31" w:themeColor="accent2"/>
                  <w:left w:val="double" w:sz="12" w:space="0" w:color="ED7D31" w:themeColor="accent2"/>
                  <w:bottom w:val="double" w:sz="12" w:space="0" w:color="ED7D31" w:themeColor="accent2"/>
                  <w:right w:val="double" w:sz="12" w:space="0" w:color="ED7D31" w:themeColor="accent2"/>
                </w:tcBorders>
              </w:tcPr>
              <w:p w14:paraId="76282A3D" w14:textId="04657275" w:rsidR="006A33D2" w:rsidRDefault="00626C08" w:rsidP="00626C08">
                <w:pPr>
                  <w:spacing w:after="0" w:line="240" w:lineRule="auto"/>
                  <w:jc w:val="center"/>
                  <w:rPr>
                    <w:b/>
                    <w:color w:val="ED7D31" w:themeColor="accent2"/>
                  </w:rPr>
                </w:pPr>
                <w:r w:rsidRPr="008158C9">
                  <w:rPr>
                    <w:b/>
                    <w:color w:val="ED7D31" w:themeColor="accent2"/>
                  </w:rPr>
                  <w:t xml:space="preserve">Para esta parte você precisará </w:t>
                </w:r>
                <w:r w:rsidR="00044554">
                  <w:rPr>
                    <w:b/>
                    <w:color w:val="ED7D31" w:themeColor="accent2"/>
                  </w:rPr>
                  <w:t>do</w:t>
                </w:r>
                <w:r w:rsidRPr="008158C9">
                  <w:rPr>
                    <w:b/>
                    <w:color w:val="ED7D31" w:themeColor="accent2"/>
                  </w:rPr>
                  <w:t xml:space="preserve"> arquivo</w:t>
                </w:r>
              </w:p>
              <w:p w14:paraId="16E1B33C" w14:textId="1A3B75F0" w:rsidR="00626C08" w:rsidRPr="008158C9" w:rsidRDefault="00626C08" w:rsidP="00626C08">
                <w:pPr>
                  <w:spacing w:after="0" w:line="240" w:lineRule="auto"/>
                  <w:jc w:val="center"/>
                  <w:rPr>
                    <w:b/>
                    <w:color w:val="ED7D31" w:themeColor="accent2"/>
                  </w:rPr>
                </w:pPr>
                <w:r w:rsidRPr="008158C9">
                  <w:rPr>
                    <w:b/>
                    <w:color w:val="ED7D31" w:themeColor="accent2"/>
                  </w:rPr>
                  <w:t xml:space="preserve"> </w:t>
                </w:r>
              </w:p>
              <w:p w14:paraId="7A377B80" w14:textId="1F949FB8" w:rsidR="006A33D2" w:rsidRDefault="00626C08" w:rsidP="00044554">
                <w:pPr>
                  <w:spacing w:after="0" w:line="240" w:lineRule="auto"/>
                  <w:jc w:val="center"/>
                  <w:rPr>
                    <w:rFonts w:ascii="Segoe UI" w:hAnsi="Segoe UI" w:cs="Segoe UI"/>
                    <w:b/>
                    <w:bCs/>
                    <w:color w:val="1F2328"/>
                    <w:shd w:val="clear" w:color="auto" w:fill="FFFFFF"/>
                  </w:rPr>
                </w:pPr>
                <w:r w:rsidRPr="008158C9">
                  <w:rPr>
                    <w:rFonts w:ascii="Segoe UI" w:hAnsi="Segoe UI" w:cs="Segoe UI"/>
                    <w:b/>
                    <w:bCs/>
                    <w:color w:val="1F2328"/>
                    <w:shd w:val="clear" w:color="auto" w:fill="FFFFFF"/>
                  </w:rPr>
                  <w:t>LDS_Metodologia_RegressaoLinear_</w:t>
                </w:r>
                <w:proofErr w:type="gramStart"/>
                <w:r w:rsidRPr="008158C9">
                  <w:rPr>
                    <w:rFonts w:ascii="Segoe UI" w:hAnsi="Segoe UI" w:cs="Segoe UI"/>
                    <w:b/>
                    <w:bCs/>
                    <w:color w:val="1F2328"/>
                    <w:shd w:val="clear" w:color="auto" w:fill="FFFFFF"/>
                  </w:rPr>
                  <w:t>01.ipynb</w:t>
                </w:r>
                <w:proofErr w:type="gramEnd"/>
                <w:r w:rsidR="006A33D2">
                  <w:rPr>
                    <w:rFonts w:ascii="Segoe UI" w:hAnsi="Segoe UI" w:cs="Segoe UI"/>
                    <w:b/>
                    <w:bCs/>
                    <w:color w:val="1F2328"/>
                    <w:shd w:val="clear" w:color="auto" w:fill="FFFFFF"/>
                  </w:rPr>
                  <w:t xml:space="preserve"> (Python)</w:t>
                </w:r>
              </w:p>
              <w:p w14:paraId="0DBB7569" w14:textId="401C9DCF" w:rsidR="00626C08" w:rsidRPr="008158C9" w:rsidRDefault="00626C08" w:rsidP="00626C08">
                <w:pPr>
                  <w:spacing w:after="0" w:line="240" w:lineRule="auto"/>
                  <w:jc w:val="right"/>
                  <w:rPr>
                    <w:b/>
                    <w:color w:val="ED7D31" w:themeColor="accent2"/>
                  </w:rPr>
                </w:pPr>
                <w:r w:rsidRPr="008158C9">
                  <w:rPr>
                    <w:b/>
                    <w:noProof/>
                    <w:color w:val="ED7D31" w:themeColor="accent2"/>
                  </w:rPr>
                  <w:drawing>
                    <wp:anchor distT="0" distB="0" distL="114300" distR="114300" simplePos="0" relativeHeight="251674624" behindDoc="0" locked="0" layoutInCell="1" allowOverlap="1" wp14:anchorId="40BA6C16" wp14:editId="62EE88A2">
                      <wp:simplePos x="0" y="0"/>
                      <wp:positionH relativeFrom="margin">
                        <wp:align>right</wp:align>
                      </wp:positionH>
                      <wp:positionV relativeFrom="margin">
                        <wp:align>top</wp:align>
                      </wp:positionV>
                      <wp:extent cx="914400" cy="914400"/>
                      <wp:effectExtent l="0" t="0" r="0" b="0"/>
                      <wp:wrapSquare wrapText="bothSides"/>
                      <wp:docPr id="60895380" name="Picture 6"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5380" name="Picture 6" descr="A qr code on a white background&#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p>
              <w:p w14:paraId="758BAB30" w14:textId="6109BEC9" w:rsidR="00626C08" w:rsidRPr="008158C9" w:rsidRDefault="00626C08" w:rsidP="00626C08">
                <w:pPr>
                  <w:spacing w:after="0" w:line="240" w:lineRule="auto"/>
                  <w:jc w:val="center"/>
                  <w:rPr>
                    <w:rFonts w:cs="Times New Roman"/>
                    <w:b/>
                    <w:color w:val="ED7D31" w:themeColor="accent2"/>
                  </w:rPr>
                </w:pPr>
                <w:r w:rsidRPr="008158C9">
                  <w:rPr>
                    <w:rFonts w:cs="Times New Roman"/>
                    <w:b/>
                    <w:color w:val="ED7D31" w:themeColor="accent2"/>
                  </w:rPr>
                  <w:t>https://github.com/EduPekUfpr/PythonProject/tree/main/Metodologia</w:t>
                </w:r>
              </w:p>
            </w:tc>
          </w:tr>
        </w:tbl>
        <w:p w14:paraId="2690D503" w14:textId="77777777" w:rsidR="00626C08" w:rsidRPr="008158C9" w:rsidRDefault="00626C08" w:rsidP="00AF237A"/>
        <w:p w14:paraId="1BD6C35B" w14:textId="77777777" w:rsidR="00626C08" w:rsidRPr="008158C9" w:rsidRDefault="00626C08" w:rsidP="00AF237A"/>
        <w:p w14:paraId="0E243D70" w14:textId="5F99C8C5" w:rsidR="00AF237A" w:rsidRPr="008158C9" w:rsidRDefault="00CD461B" w:rsidP="00B041A2">
          <w:pPr>
            <w:ind w:firstLine="720"/>
          </w:pPr>
          <w:r w:rsidRPr="008158C9">
            <w:lastRenderedPageBreak/>
            <w:t xml:space="preserve">Os dados que usaremos vêm de uma plataforma, chamada </w:t>
          </w:r>
          <w:proofErr w:type="spellStart"/>
          <w:r w:rsidRPr="008158C9">
            <w:t>Kaggle</w:t>
          </w:r>
          <w:proofErr w:type="spellEnd"/>
          <w:r w:rsidRPr="008158C9">
            <w:t>, onde temos vários conjuntos de dados (Data Sets) disponíveis. Especificamente para este problema, usaremos uma versão do ‘</w:t>
          </w:r>
          <w:proofErr w:type="spellStart"/>
          <w:r w:rsidRPr="008158C9">
            <w:t>Car_Price_Prediction_data</w:t>
          </w:r>
          <w:proofErr w:type="spellEnd"/>
          <w:r w:rsidRPr="008158C9">
            <w:t>’</w:t>
          </w:r>
          <w:r w:rsidRPr="008158C9">
            <w:rPr>
              <w:b/>
              <w:bCs/>
            </w:rPr>
            <w:t xml:space="preserve"> </w:t>
          </w:r>
          <w:r w:rsidRPr="008158C9">
            <w:t>com os dados já tratados e organizados e em formato CSV que está disponível no material de aula neste link:</w:t>
          </w:r>
        </w:p>
        <w:p w14:paraId="6055E243" w14:textId="4B5B2A43" w:rsidR="00CD461B" w:rsidRPr="008158C9" w:rsidRDefault="00AF237A" w:rsidP="00AF237A">
          <w:hyperlink r:id="rId21" w:history="1">
            <w:r w:rsidRPr="008158C9">
              <w:rPr>
                <w:rStyle w:val="Hyperlink"/>
                <w:szCs w:val="21"/>
              </w:rPr>
              <w:t>https://github.com/EduPekUfpr/PythonProject/tree/main/Dados</w:t>
            </w:r>
          </w:hyperlink>
        </w:p>
        <w:p w14:paraId="0228D504" w14:textId="2E716C2B" w:rsidR="00CD461B" w:rsidRPr="008158C9" w:rsidRDefault="00CD461B" w:rsidP="00AF237A">
          <w:r w:rsidRPr="008158C9">
            <w:t xml:space="preserve">Na </w:t>
          </w:r>
          <w:r w:rsidRPr="008158C9">
            <w:fldChar w:fldCharType="begin"/>
          </w:r>
          <w:r w:rsidRPr="008158C9">
            <w:instrText xml:space="preserve"> REF _Ref190197160 \h </w:instrText>
          </w:r>
          <w:r w:rsidR="00AF237A" w:rsidRPr="008158C9">
            <w:instrText xml:space="preserve"> \* MERGEFORMAT </w:instrText>
          </w:r>
          <w:r w:rsidRPr="008158C9">
            <w:fldChar w:fldCharType="separate"/>
          </w:r>
          <w:r w:rsidRPr="008158C9">
            <w:t>Figura 3</w:t>
          </w:r>
          <w:r w:rsidRPr="008158C9">
            <w:fldChar w:fldCharType="end"/>
          </w:r>
          <w:r w:rsidRPr="008158C9">
            <w:t xml:space="preserve"> temos um exemplo de código em Python que coletará os dados que usaremos.</w:t>
          </w:r>
        </w:p>
        <w:p w14:paraId="29D6FE0F" w14:textId="77777777" w:rsidR="00CD461B" w:rsidRPr="008158C9" w:rsidRDefault="00CD461B" w:rsidP="00AF237A">
          <w:r w:rsidRPr="008158C9">
            <w:rPr>
              <w:noProof/>
            </w:rPr>
            <w:drawing>
              <wp:inline distT="0" distB="0" distL="0" distR="0" wp14:anchorId="6FBF66DC" wp14:editId="1CDA0454">
                <wp:extent cx="5943600" cy="1000760"/>
                <wp:effectExtent l="0" t="0" r="0" b="2540"/>
                <wp:docPr id="670445398" name="Picture 1" descr="A computer screen with text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45398" name="Picture 1" descr="A computer screen with text and green text&#10;&#10;AI-generated content may be incorrect."/>
                        <pic:cNvPicPr/>
                      </pic:nvPicPr>
                      <pic:blipFill>
                        <a:blip r:embed="rId22"/>
                        <a:stretch>
                          <a:fillRect/>
                        </a:stretch>
                      </pic:blipFill>
                      <pic:spPr>
                        <a:xfrm>
                          <a:off x="0" y="0"/>
                          <a:ext cx="5943600" cy="1000760"/>
                        </a:xfrm>
                        <a:prstGeom prst="rect">
                          <a:avLst/>
                        </a:prstGeom>
                      </pic:spPr>
                    </pic:pic>
                  </a:graphicData>
                </a:graphic>
              </wp:inline>
            </w:drawing>
          </w:r>
        </w:p>
        <w:p w14:paraId="37DD5F4A" w14:textId="77777777" w:rsidR="00CD461B" w:rsidRPr="008158C9" w:rsidRDefault="00CD461B" w:rsidP="00AF237A">
          <w:pPr>
            <w:pStyle w:val="Caption"/>
          </w:pPr>
          <w:bookmarkStart w:id="12" w:name="_Ref190197160"/>
          <w:r w:rsidRPr="008158C9">
            <w:t xml:space="preserve">Figura  </w:t>
          </w:r>
          <w:fldSimple w:instr=" SEQ Figura_ \* ARABIC ">
            <w:r w:rsidRPr="008158C9">
              <w:t>3</w:t>
            </w:r>
          </w:fldSimple>
          <w:bookmarkEnd w:id="12"/>
          <w:r w:rsidRPr="008158C9">
            <w:t xml:space="preserve"> - Coleta de Dados no Python</w:t>
          </w:r>
        </w:p>
        <w:p w14:paraId="2C33FFFA" w14:textId="77777777" w:rsidR="00CD461B" w:rsidRPr="008158C9" w:rsidRDefault="00CD461B" w:rsidP="00B041A2">
          <w:pPr>
            <w:ind w:firstLine="720"/>
          </w:pPr>
          <w:r w:rsidRPr="008158C9">
            <w:t>Para coletar os dados, usaremos o método `</w:t>
          </w:r>
          <w:proofErr w:type="spellStart"/>
          <w:r w:rsidRPr="008158C9">
            <w:t>read_csv</w:t>
          </w:r>
          <w:proofErr w:type="spellEnd"/>
          <w:r w:rsidRPr="008158C9">
            <w:t>` da biblioteca Pandas do Python. O Pandas é uma biblioteca de leitura e manipulação de dados em Python. Como dito na introdução, esta apostila não tem a aspiração de ensinar Python, mas para quem quer aprender um pouco mais, sugiro os vídeos da Liga Data Science da UFPR, neste link:</w:t>
          </w:r>
        </w:p>
        <w:p w14:paraId="61EFE80B" w14:textId="77777777" w:rsidR="00CD461B" w:rsidRPr="008158C9" w:rsidRDefault="00CD461B" w:rsidP="00AF237A">
          <w:hyperlink r:id="rId23" w:history="1">
            <w:r w:rsidRPr="008158C9">
              <w:rPr>
                <w:rStyle w:val="Hyperlink"/>
                <w:szCs w:val="21"/>
              </w:rPr>
              <w:t>https://www.youtube.com/watch?v=xhdVh2Hyv3I</w:t>
            </w:r>
          </w:hyperlink>
        </w:p>
        <w:p w14:paraId="35938483" w14:textId="77777777" w:rsidR="00CD461B" w:rsidRPr="008158C9" w:rsidRDefault="00CD461B" w:rsidP="00B60BCB">
          <w:pPr>
            <w:pStyle w:val="Heading3"/>
          </w:pPr>
          <w:bookmarkStart w:id="13" w:name="_Toc190290498"/>
          <w:r w:rsidRPr="008158C9">
            <w:t>Entendimento dos dados.</w:t>
          </w:r>
          <w:bookmarkEnd w:id="13"/>
        </w:p>
        <w:p w14:paraId="3E80D47A" w14:textId="77777777" w:rsidR="00CD461B" w:rsidRPr="008158C9" w:rsidRDefault="00CD461B" w:rsidP="00B041A2">
          <w:pPr>
            <w:ind w:firstLine="720"/>
          </w:pPr>
          <w:r w:rsidRPr="008158C9">
            <w:t xml:space="preserve">Para o entendimento dos dados, usaremos a biblioteca </w:t>
          </w:r>
          <w:proofErr w:type="spellStart"/>
          <w:r w:rsidRPr="008158C9">
            <w:t>PandasProfiling</w:t>
          </w:r>
          <w:proofErr w:type="spellEnd"/>
          <w:r w:rsidRPr="008158C9">
            <w:rPr>
              <w:rStyle w:val="FootnoteReference"/>
              <w:szCs w:val="21"/>
            </w:rPr>
            <w:footnoteReference w:id="4"/>
          </w:r>
          <w:r w:rsidRPr="008158C9">
            <w:rPr>
              <w:rStyle w:val="FootnoteReference"/>
              <w:szCs w:val="21"/>
            </w:rPr>
            <w:footnoteReference w:id="5"/>
          </w:r>
          <w:r w:rsidRPr="008158C9">
            <w:t xml:space="preserve">, que é uma ferramenta de código aberto em Python que permite aos cientistas de dados gerar relatórios descritivos e abrangentes sobre seus conjuntos de dados de forma rápida e fácil. Ela fornece uma análise estendida de um </w:t>
          </w:r>
          <w:proofErr w:type="spellStart"/>
          <w:r w:rsidRPr="008158C9">
            <w:t>DataFrame</w:t>
          </w:r>
          <w:proofErr w:type="spellEnd"/>
          <w:r w:rsidRPr="008158C9">
            <w:t xml:space="preserve">, incluindo estatísticas do conjunto de dados, distribuição de valores, valores ausentes, uso de memória, entre outras informações úteis para explorar e analisar dados de maneira eficiente. A Pandas </w:t>
          </w:r>
          <w:proofErr w:type="spellStart"/>
          <w:r w:rsidRPr="008158C9">
            <w:t>Profiling</w:t>
          </w:r>
          <w:proofErr w:type="spellEnd"/>
          <w:r w:rsidRPr="008158C9">
            <w:t xml:space="preserve"> é amplamente utilizada na Análise Exploratória de Dados (EDA), pois automatiza muitas das tarefas que normalmente exigiriam várias linhas de código, gerando relatórios interativos em HTML que facilitam a compreensão e a visualização dos dados. Usaremos o arquivo `DS_Metodologia_RegressaoLinear_</w:t>
          </w:r>
          <w:proofErr w:type="gramStart"/>
          <w:r w:rsidRPr="008158C9">
            <w:t>01.ipynb</w:t>
          </w:r>
          <w:proofErr w:type="gramEnd"/>
          <w:r w:rsidRPr="008158C9">
            <w:t>` na pasta:</w:t>
          </w:r>
        </w:p>
        <w:p w14:paraId="6F6421F6" w14:textId="77777777" w:rsidR="00CD461B" w:rsidRPr="008158C9" w:rsidRDefault="00CD461B" w:rsidP="00AF237A">
          <w:hyperlink r:id="rId24" w:history="1">
            <w:r w:rsidRPr="008158C9">
              <w:rPr>
                <w:rStyle w:val="Hyperlink"/>
                <w:szCs w:val="21"/>
              </w:rPr>
              <w:t>https://github.com/EduPekUfpr/PythonProject/tree/main/Metodologia</w:t>
            </w:r>
          </w:hyperlink>
        </w:p>
        <w:p w14:paraId="680B771E" w14:textId="7DE0DBC4" w:rsidR="00CD461B" w:rsidRPr="008158C9" w:rsidRDefault="00CD461B" w:rsidP="00B041A2">
          <w:pPr>
            <w:ind w:firstLine="720"/>
          </w:pPr>
          <w:r w:rsidRPr="008158C9">
            <w:t xml:space="preserve">Na </w:t>
          </w:r>
          <w:r w:rsidRPr="008158C9">
            <w:fldChar w:fldCharType="begin"/>
          </w:r>
          <w:r w:rsidRPr="008158C9">
            <w:instrText xml:space="preserve"> REF _Ref190197638 \h </w:instrText>
          </w:r>
          <w:r w:rsidR="00AF237A" w:rsidRPr="008158C9">
            <w:instrText xml:space="preserve"> \* MERGEFORMAT </w:instrText>
          </w:r>
          <w:r w:rsidRPr="008158C9">
            <w:fldChar w:fldCharType="separate"/>
          </w:r>
          <w:r w:rsidRPr="008158C9">
            <w:t>Figura 4</w:t>
          </w:r>
          <w:r w:rsidRPr="008158C9">
            <w:fldChar w:fldCharType="end"/>
          </w:r>
          <w:r w:rsidRPr="008158C9">
            <w:t xml:space="preserve"> temos o perfil da variável </w:t>
          </w:r>
          <w:proofErr w:type="spellStart"/>
          <w:r w:rsidRPr="008158C9">
            <w:t>city-mpg</w:t>
          </w:r>
          <w:proofErr w:type="spellEnd"/>
          <w:r w:rsidRPr="008158C9">
            <w:t xml:space="preserve"> (consumo médio do carro em milhas por galão), do canto superior esquerdo nós conseguimos ver o nome da variável e o domínio dela, que neste caso são números reais, também vemos 11 marcador dizendo que ela tem uma alta correlação com alguma outra variável. A tabela abaixo mostra algumas informações, por exemplo, a quantidade e porcentagem de valores distintos, a quantidade e porcentagem de dados faltantes, a existência de valores muito altos, a média, o mínimo e o máximo. Também mostra a quantidade de valores nulos e valores negativos, além da quantidade de memória que ele utiliza para guardar essa informação. O gráfico à direita é um histograma onde podemos ver que existem três valores que são mais frequentes do que o resto e a concentração de valores está abaixo de 30, com poucas observações acima deste valor. </w:t>
          </w:r>
        </w:p>
        <w:p w14:paraId="79DF2C17" w14:textId="77777777" w:rsidR="00CD461B" w:rsidRPr="008158C9" w:rsidRDefault="00CD461B" w:rsidP="00B60BCB">
          <w:pPr>
            <w:jc w:val="center"/>
          </w:pPr>
          <w:r w:rsidRPr="008158C9">
            <w:rPr>
              <w:noProof/>
            </w:rPr>
            <w:lastRenderedPageBreak/>
            <w:drawing>
              <wp:inline distT="0" distB="0" distL="0" distR="0" wp14:anchorId="72E4CE79" wp14:editId="4ED1EE7E">
                <wp:extent cx="5943600" cy="2251075"/>
                <wp:effectExtent l="0" t="0" r="0" b="0"/>
                <wp:docPr id="2033911377" name="Picture 1" descr="Pandas Profi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1377" name="Picture 1" descr="Pandas Profiling "/>
                        <pic:cNvPicPr/>
                      </pic:nvPicPr>
                      <pic:blipFill>
                        <a:blip r:embed="rId25"/>
                        <a:stretch>
                          <a:fillRect/>
                        </a:stretch>
                      </pic:blipFill>
                      <pic:spPr>
                        <a:xfrm>
                          <a:off x="0" y="0"/>
                          <a:ext cx="5943600" cy="2251075"/>
                        </a:xfrm>
                        <a:prstGeom prst="rect">
                          <a:avLst/>
                        </a:prstGeom>
                      </pic:spPr>
                    </pic:pic>
                  </a:graphicData>
                </a:graphic>
              </wp:inline>
            </w:drawing>
          </w:r>
        </w:p>
        <w:p w14:paraId="01AB59CF" w14:textId="77777777" w:rsidR="00CD461B" w:rsidRPr="008158C9" w:rsidRDefault="00CD461B" w:rsidP="00B60BCB">
          <w:pPr>
            <w:pStyle w:val="Caption"/>
            <w:jc w:val="center"/>
          </w:pPr>
          <w:bookmarkStart w:id="14" w:name="_Ref190197638"/>
          <w:r w:rsidRPr="008158C9">
            <w:t xml:space="preserve">Figura  </w:t>
          </w:r>
          <w:fldSimple w:instr=" SEQ Figura_ \* ARABIC ">
            <w:r w:rsidRPr="008158C9">
              <w:t>4</w:t>
            </w:r>
          </w:fldSimple>
          <w:bookmarkEnd w:id="14"/>
          <w:r w:rsidRPr="008158C9">
            <w:t xml:space="preserve"> - Perfil da variável city-mpg</w:t>
          </w:r>
        </w:p>
        <w:p w14:paraId="25A0F972" w14:textId="77777777" w:rsidR="00CD461B" w:rsidRPr="008158C9" w:rsidRDefault="00CD461B" w:rsidP="00AF237A">
          <w:r w:rsidRPr="008158C9">
            <w:t xml:space="preserve">Da mesma forma que temos o perfil desta variável </w:t>
          </w:r>
          <w:proofErr w:type="spellStart"/>
          <w:r w:rsidRPr="008158C9">
            <w:t>city-mpg</w:t>
          </w:r>
          <w:proofErr w:type="spellEnd"/>
          <w:r w:rsidRPr="008158C9">
            <w:t xml:space="preserve"> o Pandas </w:t>
          </w:r>
          <w:proofErr w:type="spellStart"/>
          <w:r w:rsidRPr="008158C9">
            <w:t>Profiling</w:t>
          </w:r>
          <w:proofErr w:type="spellEnd"/>
          <w:r w:rsidRPr="008158C9">
            <w:t xml:space="preserve"> mostra o perfil de todas as outras variáveis dos nossos dados.</w:t>
          </w:r>
        </w:p>
        <w:p w14:paraId="55DFD862" w14:textId="250302CD" w:rsidR="00CD0877" w:rsidRPr="008158C9" w:rsidRDefault="00CD461B" w:rsidP="00B041A2">
          <w:pPr>
            <w:ind w:firstLine="720"/>
          </w:pPr>
          <w:r w:rsidRPr="008158C9">
            <w:t xml:space="preserve">Outra análise interessante é o diagrama de correlação, na </w:t>
          </w:r>
          <w:r w:rsidR="00B041A2">
            <w:t>F</w:t>
          </w:r>
          <w:r w:rsidRPr="008158C9">
            <w:t>igura 5 podemos observar que tanto nas linhas quanto nas colunas temos os nomes de todas as variáveis começando com body-</w:t>
          </w:r>
          <w:proofErr w:type="spellStart"/>
          <w:r w:rsidRPr="008158C9">
            <w:t>style</w:t>
          </w:r>
          <w:proofErr w:type="spellEnd"/>
          <w:r w:rsidRPr="008158C9">
            <w:t xml:space="preserve"> e terminando com o </w:t>
          </w:r>
          <w:proofErr w:type="spellStart"/>
          <w:r w:rsidRPr="008158C9">
            <w:t>symboling</w:t>
          </w:r>
          <w:proofErr w:type="spellEnd"/>
          <w:r w:rsidRPr="008158C9">
            <w:t xml:space="preserve">, as cores representam a correlação azul-escuro são uma correlação positiva, já o vermelho-escuro mostra uma correlação negativa. Lembra da análise anterior em que o </w:t>
          </w:r>
          <w:proofErr w:type="spellStart"/>
          <w:r w:rsidRPr="008158C9">
            <w:t>city-mpg</w:t>
          </w:r>
          <w:proofErr w:type="spellEnd"/>
          <w:r w:rsidRPr="008158C9">
            <w:t xml:space="preserve"> indicava uma alta correlação? </w:t>
          </w:r>
        </w:p>
        <w:p w14:paraId="2A3EEABE" w14:textId="10FAA8D1" w:rsidR="00CD461B" w:rsidRPr="008158C9" w:rsidRDefault="00CD461B" w:rsidP="00AF237A">
          <w:r w:rsidRPr="008158C9">
            <w:t>N</w:t>
          </w:r>
          <w:r w:rsidR="004A0613" w:rsidRPr="008158C9">
            <w:t>o</w:t>
          </w:r>
          <w:r w:rsidRPr="008158C9">
            <w:t xml:space="preserve"> diagrama</w:t>
          </w:r>
          <w:ins w:id="15" w:author="Ana Tereza Pecora" w:date="2025-02-12T20:59:00Z">
            <w:r w:rsidR="004A0613" w:rsidRPr="008158C9">
              <w:t xml:space="preserve"> </w:t>
            </w:r>
          </w:ins>
          <w:r w:rsidR="00B041A2">
            <w:t>da Figura</w:t>
          </w:r>
          <w:r w:rsidR="004A0613" w:rsidRPr="008158C9">
            <w:t xml:space="preserve"> 5</w:t>
          </w:r>
          <w:r w:rsidRPr="008158C9">
            <w:t xml:space="preserve">, podemos ver que o </w:t>
          </w:r>
          <w:proofErr w:type="spellStart"/>
          <w:r w:rsidRPr="008158C9">
            <w:t>city-mpg</w:t>
          </w:r>
          <w:proofErr w:type="spellEnd"/>
          <w:r w:rsidRPr="008158C9">
            <w:t xml:space="preserve"> tem uma alta correlação negativa com as variáveis </w:t>
          </w:r>
          <w:proofErr w:type="spellStart"/>
          <w:r w:rsidRPr="008158C9">
            <w:t>curb-weight</w:t>
          </w:r>
          <w:proofErr w:type="spellEnd"/>
          <w:r w:rsidRPr="008158C9">
            <w:t xml:space="preserve">, </w:t>
          </w:r>
          <w:proofErr w:type="spellStart"/>
          <w:r w:rsidRPr="008158C9">
            <w:t>horse</w:t>
          </w:r>
          <w:r w:rsidR="00C57746">
            <w:t>p</w:t>
          </w:r>
          <w:r w:rsidRPr="008158C9">
            <w:t>ower</w:t>
          </w:r>
          <w:proofErr w:type="spellEnd"/>
          <w:r w:rsidRPr="008158C9">
            <w:t xml:space="preserve"> e </w:t>
          </w:r>
          <w:proofErr w:type="spellStart"/>
          <w:r w:rsidRPr="008158C9">
            <w:t>price</w:t>
          </w:r>
          <w:proofErr w:type="spellEnd"/>
          <w:r w:rsidRPr="008158C9">
            <w:t xml:space="preserve"> e uma correlação média positiva com </w:t>
          </w:r>
          <w:proofErr w:type="spellStart"/>
          <w:r w:rsidRPr="008158C9">
            <w:t>highway-mpg</w:t>
          </w:r>
          <w:proofErr w:type="spellEnd"/>
          <w:r w:rsidRPr="008158C9">
            <w:t>. Confirmando e detalhando assim a informação anterior.</w:t>
          </w:r>
        </w:p>
        <w:p w14:paraId="4AC047AD" w14:textId="77777777" w:rsidR="00CD461B" w:rsidRPr="008158C9" w:rsidRDefault="00CD461B" w:rsidP="00AF237A">
          <w:pPr>
            <w:jc w:val="center"/>
          </w:pPr>
          <w:r w:rsidRPr="008158C9">
            <w:rPr>
              <w:noProof/>
            </w:rPr>
            <w:drawing>
              <wp:inline distT="0" distB="0" distL="0" distR="0" wp14:anchorId="66B73F3F" wp14:editId="4C6BC3B9">
                <wp:extent cx="4673158" cy="3744018"/>
                <wp:effectExtent l="0" t="0" r="635" b="2540"/>
                <wp:docPr id="1009171694" name="Picture 1" descr="Diagrama de corre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71694" name="Picture 1" descr="Diagrama de correlação"/>
                        <pic:cNvPicPr/>
                      </pic:nvPicPr>
                      <pic:blipFill>
                        <a:blip r:embed="rId26"/>
                        <a:stretch>
                          <a:fillRect/>
                        </a:stretch>
                      </pic:blipFill>
                      <pic:spPr>
                        <a:xfrm>
                          <a:off x="0" y="0"/>
                          <a:ext cx="4687987" cy="3755898"/>
                        </a:xfrm>
                        <a:prstGeom prst="rect">
                          <a:avLst/>
                        </a:prstGeom>
                      </pic:spPr>
                    </pic:pic>
                  </a:graphicData>
                </a:graphic>
              </wp:inline>
            </w:drawing>
          </w:r>
        </w:p>
        <w:p w14:paraId="4D8A8AB8" w14:textId="77777777" w:rsidR="00CD461B" w:rsidRPr="008158C9" w:rsidRDefault="00CD461B" w:rsidP="00AF237A">
          <w:pPr>
            <w:pStyle w:val="Caption"/>
            <w:jc w:val="center"/>
          </w:pPr>
          <w:r w:rsidRPr="008158C9">
            <w:t xml:space="preserve">Figura  </w:t>
          </w:r>
          <w:fldSimple w:instr=" SEQ Figura_ \* ARABIC ">
            <w:r w:rsidRPr="008158C9">
              <w:t>5</w:t>
            </w:r>
          </w:fldSimple>
          <w:r w:rsidRPr="008158C9">
            <w:t xml:space="preserve"> - Diagrama de Correlação</w:t>
          </w:r>
        </w:p>
        <w:p w14:paraId="17EB683C" w14:textId="77777777" w:rsidR="00CD461B" w:rsidRPr="008158C9" w:rsidRDefault="00CD461B" w:rsidP="00B60BCB">
          <w:pPr>
            <w:pStyle w:val="Heading3"/>
          </w:pPr>
          <w:bookmarkStart w:id="16" w:name="_Toc190290499"/>
          <w:r w:rsidRPr="008158C9">
            <w:lastRenderedPageBreak/>
            <w:t>Preparação dos dados.</w:t>
          </w:r>
          <w:bookmarkEnd w:id="16"/>
        </w:p>
        <w:p w14:paraId="78070E3E" w14:textId="77777777" w:rsidR="00626C08" w:rsidRPr="008158C9" w:rsidRDefault="00626C08" w:rsidP="00626C08"/>
        <w:tbl>
          <w:tblPr>
            <w:tblStyle w:val="TableGrid"/>
            <w:tblW w:w="9781" w:type="dxa"/>
            <w:tblInd w:w="108" w:type="dxa"/>
            <w:tblLook w:val="04A0" w:firstRow="1" w:lastRow="0" w:firstColumn="1" w:lastColumn="0" w:noHBand="0" w:noVBand="1"/>
          </w:tblPr>
          <w:tblGrid>
            <w:gridCol w:w="9781"/>
          </w:tblGrid>
          <w:tr w:rsidR="00626C08" w:rsidRPr="008158C9" w14:paraId="6FCC0B0A" w14:textId="77777777" w:rsidTr="00A2250D">
            <w:tc>
              <w:tcPr>
                <w:tcW w:w="9781" w:type="dxa"/>
                <w:tcBorders>
                  <w:top w:val="double" w:sz="12" w:space="0" w:color="ED7D31" w:themeColor="accent2"/>
                  <w:left w:val="double" w:sz="12" w:space="0" w:color="ED7D31" w:themeColor="accent2"/>
                  <w:bottom w:val="double" w:sz="12" w:space="0" w:color="ED7D31" w:themeColor="accent2"/>
                  <w:right w:val="double" w:sz="12" w:space="0" w:color="ED7D31" w:themeColor="accent2"/>
                </w:tcBorders>
              </w:tcPr>
              <w:p w14:paraId="41BA5D21" w14:textId="454D11AD" w:rsidR="00626C08" w:rsidRDefault="00626C08" w:rsidP="00A2250D">
                <w:pPr>
                  <w:spacing w:after="0" w:line="240" w:lineRule="auto"/>
                  <w:jc w:val="center"/>
                  <w:rPr>
                    <w:b/>
                    <w:color w:val="ED7D31" w:themeColor="accent2"/>
                  </w:rPr>
                </w:pPr>
                <w:r w:rsidRPr="008158C9">
                  <w:rPr>
                    <w:b/>
                    <w:color w:val="ED7D31" w:themeColor="accent2"/>
                  </w:rPr>
                  <w:t xml:space="preserve">Para esta parte você precisará </w:t>
                </w:r>
                <w:r w:rsidR="00044554">
                  <w:rPr>
                    <w:b/>
                    <w:color w:val="ED7D31" w:themeColor="accent2"/>
                  </w:rPr>
                  <w:t>do</w:t>
                </w:r>
                <w:r w:rsidRPr="008158C9">
                  <w:rPr>
                    <w:b/>
                    <w:color w:val="ED7D31" w:themeColor="accent2"/>
                  </w:rPr>
                  <w:t xml:space="preserve"> arquivo</w:t>
                </w:r>
              </w:p>
              <w:p w14:paraId="3959E578" w14:textId="77777777" w:rsidR="00044554" w:rsidRPr="008158C9" w:rsidRDefault="00044554" w:rsidP="00A2250D">
                <w:pPr>
                  <w:spacing w:after="0" w:line="240" w:lineRule="auto"/>
                  <w:jc w:val="center"/>
                  <w:rPr>
                    <w:b/>
                    <w:color w:val="ED7D31" w:themeColor="accent2"/>
                  </w:rPr>
                </w:pPr>
              </w:p>
              <w:p w14:paraId="25939787" w14:textId="72F156F9" w:rsidR="00626C08" w:rsidRDefault="00626C08" w:rsidP="00A2250D">
                <w:pPr>
                  <w:spacing w:after="0" w:line="240" w:lineRule="auto"/>
                  <w:jc w:val="center"/>
                  <w:rPr>
                    <w:rFonts w:ascii="Segoe UI" w:hAnsi="Segoe UI" w:cs="Segoe UI"/>
                    <w:b/>
                    <w:bCs/>
                    <w:color w:val="1F2328"/>
                    <w:shd w:val="clear" w:color="auto" w:fill="FFFFFF"/>
                  </w:rPr>
                </w:pPr>
                <w:r w:rsidRPr="008158C9">
                  <w:rPr>
                    <w:rFonts w:ascii="Segoe UI" w:hAnsi="Segoe UI" w:cs="Segoe UI"/>
                    <w:b/>
                    <w:bCs/>
                    <w:color w:val="1F2328"/>
                    <w:shd w:val="clear" w:color="auto" w:fill="FFFFFF"/>
                  </w:rPr>
                  <w:t>LDS_Metodologia_RegressaoLinear_</w:t>
                </w:r>
                <w:proofErr w:type="gramStart"/>
                <w:r w:rsidRPr="008158C9">
                  <w:rPr>
                    <w:rFonts w:ascii="Segoe UI" w:hAnsi="Segoe UI" w:cs="Segoe UI"/>
                    <w:b/>
                    <w:bCs/>
                    <w:color w:val="1F2328"/>
                    <w:shd w:val="clear" w:color="auto" w:fill="FFFFFF"/>
                  </w:rPr>
                  <w:t>02.ipynb</w:t>
                </w:r>
                <w:proofErr w:type="gramEnd"/>
              </w:p>
              <w:p w14:paraId="2A28D609" w14:textId="77777777" w:rsidR="00626C08" w:rsidRPr="008158C9" w:rsidRDefault="00626C08" w:rsidP="00A2250D">
                <w:pPr>
                  <w:spacing w:after="0" w:line="240" w:lineRule="auto"/>
                  <w:jc w:val="right"/>
                  <w:rPr>
                    <w:b/>
                    <w:color w:val="ED7D31" w:themeColor="accent2"/>
                  </w:rPr>
                </w:pPr>
                <w:r w:rsidRPr="008158C9">
                  <w:rPr>
                    <w:b/>
                    <w:noProof/>
                    <w:color w:val="ED7D31" w:themeColor="accent2"/>
                  </w:rPr>
                  <w:drawing>
                    <wp:anchor distT="0" distB="0" distL="114300" distR="114300" simplePos="0" relativeHeight="251676672" behindDoc="0" locked="0" layoutInCell="1" allowOverlap="1" wp14:anchorId="32C1D5FA" wp14:editId="7DACA2CD">
                      <wp:simplePos x="0" y="0"/>
                      <wp:positionH relativeFrom="margin">
                        <wp:align>right</wp:align>
                      </wp:positionH>
                      <wp:positionV relativeFrom="margin">
                        <wp:align>top</wp:align>
                      </wp:positionV>
                      <wp:extent cx="914400" cy="914400"/>
                      <wp:effectExtent l="0" t="0" r="0" b="0"/>
                      <wp:wrapSquare wrapText="bothSides"/>
                      <wp:docPr id="1402217006" name="Picture 6"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5380" name="Picture 6" descr="A qr code on a white background&#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p>
              <w:p w14:paraId="7BA7CF63" w14:textId="77777777" w:rsidR="00626C08" w:rsidRPr="008158C9" w:rsidRDefault="00626C08" w:rsidP="00A2250D">
                <w:pPr>
                  <w:spacing w:after="0" w:line="240" w:lineRule="auto"/>
                  <w:jc w:val="center"/>
                  <w:rPr>
                    <w:rFonts w:cs="Times New Roman"/>
                    <w:b/>
                    <w:color w:val="ED7D31" w:themeColor="accent2"/>
                  </w:rPr>
                </w:pPr>
                <w:r w:rsidRPr="008158C9">
                  <w:rPr>
                    <w:rFonts w:cs="Times New Roman"/>
                    <w:b/>
                    <w:color w:val="ED7D31" w:themeColor="accent2"/>
                  </w:rPr>
                  <w:t>https://github.com/EduPekUfpr/PythonProject/tree/main/Metodologia</w:t>
                </w:r>
              </w:p>
            </w:tc>
          </w:tr>
        </w:tbl>
        <w:p w14:paraId="01D06510" w14:textId="77777777" w:rsidR="00626C08" w:rsidRPr="008158C9" w:rsidRDefault="00626C08" w:rsidP="00626C08"/>
        <w:p w14:paraId="54A4D211" w14:textId="77777777" w:rsidR="00CD461B" w:rsidRPr="008158C9" w:rsidRDefault="00CD461B" w:rsidP="00AF237A">
          <w:r w:rsidRPr="008158C9">
            <w:t>Nesta fase, a primeira coisa que faremos será deletar as colunas que não contêm dados numéricos.</w:t>
          </w:r>
        </w:p>
        <w:p w14:paraId="0EA07412" w14:textId="79B4D7F6" w:rsidR="00CD461B" w:rsidRPr="008158C9" w:rsidRDefault="00CD461B" w:rsidP="00B041A2">
          <w:pPr>
            <w:ind w:firstLine="360"/>
          </w:pPr>
          <w:r w:rsidRPr="008158C9">
            <w:t>Quando trabalhamos com modelos de data Science, queremos garantir que eles funcionem bem</w:t>
          </w:r>
          <w:r w:rsidR="004A0613" w:rsidRPr="008158C9">
            <w:t xml:space="preserve">, </w:t>
          </w:r>
          <w:r w:rsidRPr="008158C9">
            <w:t>não apenas com os dados que usamos para treiná-los, mas também com novos dados que eles nunca viram antes. Para fazer isso, dividimos nossos dados em duas partes: treino e teste.</w:t>
          </w:r>
        </w:p>
        <w:p w14:paraId="398D68EA" w14:textId="77777777" w:rsidR="00CD461B" w:rsidRPr="008158C9" w:rsidRDefault="00CD461B" w:rsidP="00AF237A">
          <w:pPr>
            <w:pStyle w:val="ListParagraph"/>
            <w:numPr>
              <w:ilvl w:val="0"/>
              <w:numId w:val="27"/>
            </w:numPr>
          </w:pPr>
          <w:r w:rsidRPr="008158C9">
            <w:rPr>
              <w:b/>
              <w:bCs/>
            </w:rPr>
            <w:t>Dados de Treino</w:t>
          </w:r>
          <w:r w:rsidRPr="008158C9">
            <w:t>: Usamos essa parte dos dados para ensinar o modelo. É como se estivéssemos treinando um atleta, dando a ele várias práticas para que ele aprenda e melhore suas habilidades.</w:t>
          </w:r>
        </w:p>
        <w:p w14:paraId="00FEAF68" w14:textId="77777777" w:rsidR="00CD461B" w:rsidRPr="008158C9" w:rsidRDefault="00CD461B" w:rsidP="00AF237A">
          <w:pPr>
            <w:pStyle w:val="ListParagraph"/>
            <w:numPr>
              <w:ilvl w:val="0"/>
              <w:numId w:val="27"/>
            </w:numPr>
          </w:pPr>
          <w:r w:rsidRPr="008158C9">
            <w:rPr>
              <w:b/>
              <w:bCs/>
            </w:rPr>
            <w:t>Dados de Teste</w:t>
          </w:r>
          <w:r w:rsidRPr="008158C9">
            <w:t>: Depois que o modelo foi treinado, precisamos verificar se ele realmente aprendeu bem. Para isso, usamos os dados de teste, que são como uma prova final. Esses dados não foram mostrados ao modelo durante o treinamento, então eles ajudam a avaliar se o modelo pode generalizar bem e fazer previsões precisas em novos dados.</w:t>
          </w:r>
        </w:p>
        <w:p w14:paraId="459BC674" w14:textId="77777777" w:rsidR="00CD461B" w:rsidRPr="008158C9" w:rsidRDefault="00CD461B" w:rsidP="00B041A2">
          <w:pPr>
            <w:ind w:firstLine="360"/>
          </w:pPr>
          <w:r w:rsidRPr="008158C9">
            <w:t>Separar os dados dessa maneira ajuda a evitar um problema chamado </w:t>
          </w:r>
          <w:proofErr w:type="spellStart"/>
          <w:r w:rsidRPr="008158C9">
            <w:rPr>
              <w:b/>
              <w:bCs/>
            </w:rPr>
            <w:t>overfitting</w:t>
          </w:r>
          <w:proofErr w:type="spellEnd"/>
          <w:r w:rsidRPr="008158C9">
            <w:t>, que ocorre quando o modelo se ajusta muito bem aos dados de treino, mas não consegue performar bem com novos dados. Em resumo, essa separação nos dá uma medida mais realista de quão bem nosso modelo irá funcionar no mundo real.</w:t>
          </w:r>
        </w:p>
        <w:p w14:paraId="5AAABA19" w14:textId="77777777" w:rsidR="00CD461B" w:rsidRPr="008158C9" w:rsidRDefault="00CD461B" w:rsidP="00B60BCB">
          <w:pPr>
            <w:pStyle w:val="Heading3"/>
          </w:pPr>
          <w:bookmarkStart w:id="17" w:name="_Toc190290500"/>
          <w:r w:rsidRPr="008158C9">
            <w:t>Modelagem</w:t>
          </w:r>
          <w:bookmarkEnd w:id="17"/>
        </w:p>
        <w:p w14:paraId="67A1375A" w14:textId="77777777" w:rsidR="00CD461B" w:rsidRPr="008158C9" w:rsidRDefault="00CD461B" w:rsidP="00B041A2">
          <w:pPr>
            <w:ind w:firstLine="720"/>
          </w:pPr>
          <w:r w:rsidRPr="008158C9">
            <w:t>Para exemplificar, usaremos um modelo simples, na verdade, o mais simples que existe, a regressão linear.</w:t>
          </w:r>
        </w:p>
        <w:p w14:paraId="4DFE08E2" w14:textId="77777777" w:rsidR="00CD461B" w:rsidRPr="008158C9" w:rsidRDefault="00CD461B" w:rsidP="00AF237A">
          <w:r w:rsidRPr="008158C9">
            <w:t>Revisão de Regressão Linear Múltipla.</w:t>
          </w:r>
        </w:p>
        <w:p w14:paraId="25A79A66" w14:textId="77777777" w:rsidR="00CD461B" w:rsidRPr="008158C9" w:rsidRDefault="00CD461B" w:rsidP="00AF237A">
          <w:r w:rsidRPr="008158C9">
            <w:t>Sejam:</w:t>
          </w:r>
        </w:p>
        <w:p w14:paraId="29DAFBCB" w14:textId="77777777" w:rsidR="00CD461B" w:rsidRPr="008158C9" w:rsidRDefault="00000000" w:rsidP="00AF237A">
          <w:pPr>
            <w:rPr>
              <w:rFonts w:asciiTheme="minorHAnsi" w:eastAsiaTheme="minorEastAsia" w:hAnsiTheme="minorHAnsi" w:cstheme="minorBidi"/>
            </w:rPr>
          </w:pPr>
          <m:oMathPara>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Vari</m:t>
              </m:r>
              <m:r>
                <m:rPr>
                  <m:sty m:val="p"/>
                </m:rPr>
                <w:rPr>
                  <w:rFonts w:ascii="Cambria Math" w:hAnsi="Cambria Math"/>
                </w:rPr>
                <m:t>á</m:t>
              </m:r>
              <m:r>
                <w:rPr>
                  <w:rFonts w:ascii="Cambria Math" w:hAnsi="Cambria Math"/>
                </w:rPr>
                <m:t>veis</m:t>
              </m:r>
              <m:r>
                <m:rPr>
                  <m:sty m:val="p"/>
                </m:rPr>
                <w:rPr>
                  <w:rFonts w:ascii="Cambria Math" w:hAnsi="Cambria Math"/>
                </w:rPr>
                <m:t xml:space="preserve"> </m:t>
              </m:r>
              <m:r>
                <w:rPr>
                  <w:rFonts w:ascii="Cambria Math" w:hAnsi="Cambria Math"/>
                </w:rPr>
                <m:t>Independentes</m:t>
              </m:r>
            </m:oMath>
          </m:oMathPara>
        </w:p>
        <w:p w14:paraId="32FB744E" w14:textId="77777777" w:rsidR="00CD461B" w:rsidRPr="008158C9" w:rsidRDefault="00CD461B" w:rsidP="00AF237A">
          <w:pPr>
            <w:rPr>
              <w:rFonts w:asciiTheme="minorHAnsi" w:eastAsiaTheme="minorEastAsia" w:hAnsiTheme="minorHAnsi" w:cstheme="minorBidi"/>
            </w:rPr>
          </w:pPr>
          <m:oMathPara>
            <m:oMath>
              <m:r>
                <w:rPr>
                  <w:rFonts w:ascii="Cambria Math" w:hAnsi="Cambria Math"/>
                </w:rPr>
                <m:t>Y</m:t>
              </m:r>
              <m:r>
                <m:rPr>
                  <m:sty m:val="p"/>
                </m:rPr>
                <w:rPr>
                  <w:rFonts w:ascii="Cambria Math" w:hAnsi="Cambria Math"/>
                </w:rPr>
                <m:t>:</m:t>
              </m:r>
              <m:r>
                <w:rPr>
                  <w:rFonts w:ascii="Cambria Math" w:hAnsi="Cambria Math"/>
                </w:rPr>
                <m:t>Vari</m:t>
              </m:r>
              <m:r>
                <m:rPr>
                  <m:sty m:val="p"/>
                </m:rPr>
                <w:rPr>
                  <w:rFonts w:ascii="Cambria Math" w:hAnsi="Cambria Math"/>
                </w:rPr>
                <m:t>á</m:t>
              </m:r>
              <m:r>
                <w:rPr>
                  <w:rFonts w:ascii="Cambria Math" w:hAnsi="Cambria Math"/>
                </w:rPr>
                <m:t>vel</m:t>
              </m:r>
              <m:r>
                <m:rPr>
                  <m:sty m:val="p"/>
                </m:rPr>
                <w:rPr>
                  <w:rFonts w:ascii="Cambria Math" w:hAnsi="Cambria Math"/>
                </w:rPr>
                <m:t xml:space="preserve"> </m:t>
              </m:r>
              <m:r>
                <w:rPr>
                  <w:rFonts w:ascii="Cambria Math" w:hAnsi="Cambria Math"/>
                </w:rPr>
                <m:t>Dependente</m:t>
              </m:r>
            </m:oMath>
          </m:oMathPara>
        </w:p>
        <w:p w14:paraId="4C3EAC0A" w14:textId="77777777" w:rsidR="00CD461B" w:rsidRPr="008158C9" w:rsidRDefault="00000000" w:rsidP="00AF237A">
          <w:pPr>
            <w:rPr>
              <w:rFonts w:asciiTheme="majorHAnsi" w:hAnsiTheme="majorHAnsi"/>
            </w:rPr>
          </w:pPr>
          <m:oMathPara>
            <m:oMath>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oMath>
          </m:oMathPara>
        </w:p>
        <w:p w14:paraId="0A03AEDF" w14:textId="77777777" w:rsidR="00CD461B" w:rsidRPr="008158C9" w:rsidRDefault="00000000" w:rsidP="00AF237A">
          <w:pPr>
            <w:pStyle w:val="ListParagraph"/>
            <w:numPr>
              <w:ilvl w:val="0"/>
              <w:numId w:val="28"/>
            </w:numPr>
            <w:rPr>
              <w:rFonts w:asciiTheme="minorHAnsi" w:hAnsiTheme="minorHAnsi" w:cstheme="minorBidi"/>
            </w:rPr>
          </w:pPr>
          <m:oMath>
            <m:acc>
              <m:accPr>
                <m:ctrlPr>
                  <w:rPr>
                    <w:rFonts w:ascii="Cambria Math" w:hAnsi="Cambria Math" w:cstheme="minorBidi"/>
                    <w:i/>
                    <w:kern w:val="2"/>
                    <w:lang w:eastAsia="en-US"/>
                    <w14:ligatures w14:val="standardContextual"/>
                  </w:rPr>
                </m:ctrlPr>
              </m:accPr>
              <m:e>
                <m:r>
                  <w:rPr>
                    <w:rFonts w:ascii="Cambria Math" w:hAnsi="Cambria Math"/>
                  </w:rPr>
                  <m:t>Y</m:t>
                </m:r>
              </m:e>
            </m:acc>
          </m:oMath>
          <w:r w:rsidR="00CD461B" w:rsidRPr="008158C9">
            <w:t xml:space="preserve"> : é o valor da variável dependente calculada pela regressão (resultado)</w:t>
          </w:r>
        </w:p>
        <w:p w14:paraId="4A5845F3" w14:textId="77777777" w:rsidR="00CD461B" w:rsidRPr="008158C9" w:rsidRDefault="00CD461B" w:rsidP="00AF237A">
          <w:pPr>
            <w:pStyle w:val="ListParagraph"/>
            <w:numPr>
              <w:ilvl w:val="0"/>
              <w:numId w:val="28"/>
            </w:numPr>
          </w:pPr>
          <m:oMath>
            <m:r>
              <w:rPr>
                <w:rFonts w:ascii="Cambria Math" w:hAnsi="Cambria Math"/>
              </w:rPr>
              <m:t>α</m:t>
            </m:r>
          </m:oMath>
          <w:r w:rsidRPr="008158C9">
            <w:t xml:space="preserve"> : se refere ao intercepto da regressão linear, ou seja, o valor de Y quando todos X são 0.</w:t>
          </w:r>
        </w:p>
        <w:p w14:paraId="37806A2C" w14:textId="77777777" w:rsidR="00CD461B" w:rsidRPr="008158C9" w:rsidRDefault="00000000" w:rsidP="00AF237A">
          <w:pPr>
            <w:pStyle w:val="ListParagraph"/>
            <w:numPr>
              <w:ilvl w:val="0"/>
              <w:numId w:val="28"/>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k</m:t>
                </m:r>
              </m:sub>
            </m:sSub>
          </m:oMath>
          <w:r w:rsidR="00CD461B" w:rsidRPr="008158C9">
            <w:t xml:space="preserve">: são os coeficientes de regressão, que representam a influência de cada variável X independente em </w:t>
          </w:r>
          <m:oMath>
            <m:acc>
              <m:accPr>
                <m:ctrlPr>
                  <w:rPr>
                    <w:rFonts w:ascii="Cambria Math" w:hAnsi="Cambria Math" w:cstheme="minorBidi"/>
                    <w:i/>
                    <w:kern w:val="2"/>
                    <w:lang w:eastAsia="en-US"/>
                    <w14:ligatures w14:val="standardContextual"/>
                  </w:rPr>
                </m:ctrlPr>
              </m:accPr>
              <m:e>
                <m:r>
                  <w:rPr>
                    <w:rFonts w:ascii="Cambria Math" w:hAnsi="Cambria Math"/>
                  </w:rPr>
                  <m:t>Y</m:t>
                </m:r>
              </m:e>
            </m:acc>
          </m:oMath>
        </w:p>
        <w:p w14:paraId="5CAC5E29" w14:textId="417F44AA" w:rsidR="00CD461B" w:rsidRPr="008158C9" w:rsidRDefault="00CD461B" w:rsidP="00B60BCB">
          <w:pPr>
            <w:pStyle w:val="Heading3"/>
          </w:pPr>
          <w:bookmarkStart w:id="18" w:name="_Toc190290501"/>
          <w:r w:rsidRPr="008158C9">
            <w:t>Avaliação</w:t>
          </w:r>
          <w:bookmarkEnd w:id="18"/>
        </w:p>
        <w:p w14:paraId="6E503A7C" w14:textId="77777777" w:rsidR="00CD461B" w:rsidRPr="008158C9" w:rsidRDefault="00CD461B" w:rsidP="00AF237A">
          <w:r w:rsidRPr="008158C9">
            <w:t>Para avaliação do modelo, inicialmente, usaremos os dois indicadores, a raiz do erro quadrático médio e o R</w:t>
          </w:r>
          <w:r w:rsidRPr="008158C9">
            <w:rPr>
              <w:vertAlign w:val="superscript"/>
            </w:rPr>
            <w:t>2</w:t>
          </w:r>
          <w:r w:rsidRPr="008158C9">
            <w:t xml:space="preserve">. </w:t>
          </w:r>
        </w:p>
        <w:p w14:paraId="42F03A42" w14:textId="77777777" w:rsidR="00CD461B" w:rsidRPr="008158C9" w:rsidRDefault="00CD461B" w:rsidP="00AF237A">
          <w:pPr>
            <w:pStyle w:val="ListParagraph"/>
            <w:numPr>
              <w:ilvl w:val="0"/>
              <w:numId w:val="30"/>
            </w:numPr>
          </w:pPr>
          <w:r w:rsidRPr="008158C9">
            <w:rPr>
              <w:b/>
              <w:bCs/>
            </w:rPr>
            <w:lastRenderedPageBreak/>
            <w:t>Raiz do Erro Quadrático Médio (RMSE)</w:t>
          </w:r>
          <w:r w:rsidRPr="008158C9">
            <w:t>: A RMSE é uma medida da diferença entre os valores previstos por um modelo e os valores observados. Ela é calculada como a raiz quadrada da média dos quadrados dos erros. Em termos simples, quanto menor o valor da RMSE, melhor o modelo está ajustado aos dados observados.</w:t>
          </w:r>
        </w:p>
        <w:p w14:paraId="035F25EB" w14:textId="77777777" w:rsidR="00CD461B" w:rsidRPr="008158C9" w:rsidRDefault="00CD461B" w:rsidP="00AF237A">
          <w:pPr>
            <w:pStyle w:val="ListParagraph"/>
            <w:numPr>
              <w:ilvl w:val="0"/>
              <w:numId w:val="30"/>
            </w:numPr>
          </w:pPr>
          <w:r w:rsidRPr="008158C9">
            <w:rPr>
              <w:b/>
              <w:bCs/>
            </w:rPr>
            <w:t>Coeficiente de Determinação (R²)</w:t>
          </w:r>
          <w:r w:rsidRPr="008158C9">
            <w:t>: O R², também conhecido como coeficiente de Pearson, mede a proporção da variabilidade dos dados explicada pelo modelo. Ele varia de 0 a 1, onde 1 indica que o modelo explica toda a variabilidade dos dados e 0 indica que o modelo não explica nenhuma variabilidade. Em outras palavras, quanto mais próximo de 1, melhor o modelo está ajustado aos dados.</w:t>
          </w:r>
        </w:p>
        <w:p w14:paraId="0FFD6C4C" w14:textId="29362889" w:rsidR="00CD461B" w:rsidRPr="008158C9" w:rsidRDefault="00CD461B" w:rsidP="00B041A2">
          <w:pPr>
            <w:ind w:firstLine="360"/>
          </w:pPr>
          <w:r w:rsidRPr="008158C9">
            <w:t>Antes de interpretá-los vamos deixar claro que os valores que aparecerem no seu computador podem ser ligeiramente distintos, pois quando fize</w:t>
          </w:r>
          <w:r w:rsidR="004A0613" w:rsidRPr="008158C9">
            <w:t>r</w:t>
          </w:r>
          <w:r w:rsidRPr="008158C9">
            <w:t>mos a separação em dados de treino e teste o algoritmo usa números aleatórios, e portando a separação pode ser distinta se executada em computadores diferentes.</w:t>
          </w:r>
        </w:p>
        <w:p w14:paraId="43182BD5" w14:textId="77777777" w:rsidR="00CD461B" w:rsidRPr="008158C9" w:rsidRDefault="00CD461B" w:rsidP="00AF237A">
          <w:r w:rsidRPr="008158C9">
            <w:t>No meu caso, os valores são:</w:t>
          </w:r>
        </w:p>
        <w:p w14:paraId="11567228" w14:textId="77777777" w:rsidR="00CD461B" w:rsidRPr="008158C9" w:rsidRDefault="00CD461B" w:rsidP="00AF237A">
          <w:r w:rsidRPr="008158C9">
            <w:t>RMSE = 5547</w:t>
          </w:r>
        </w:p>
        <w:p w14:paraId="3C6631F6" w14:textId="77777777" w:rsidR="00CD461B" w:rsidRPr="008158C9" w:rsidRDefault="00CD461B" w:rsidP="00AF237A">
          <w:r w:rsidRPr="008158C9">
            <w:rPr>
              <w:rFonts w:asciiTheme="minorHAnsi" w:hAnsiTheme="minorHAnsi" w:cstheme="minorBidi"/>
            </w:rPr>
            <w:t>R²</w:t>
          </w:r>
          <w:r w:rsidRPr="008158C9">
            <w:t xml:space="preserve"> = 0.748</w:t>
          </w:r>
        </w:p>
        <w:p w14:paraId="4AC33668" w14:textId="3BB67BF5" w:rsidR="00CD461B" w:rsidRPr="008158C9" w:rsidRDefault="00CD461B" w:rsidP="00AF237A">
          <w:r w:rsidRPr="008158C9">
            <w:t xml:space="preserve">Neste momento, não tem como </w:t>
          </w:r>
          <w:r w:rsidR="004A0613" w:rsidRPr="008158C9">
            <w:t>s</w:t>
          </w:r>
          <w:r w:rsidR="00B041A2">
            <w:t>a</w:t>
          </w:r>
          <w:r w:rsidR="004A0613" w:rsidRPr="008158C9">
            <w:t>bermos</w:t>
          </w:r>
          <w:r w:rsidRPr="008158C9">
            <w:t xml:space="preserve"> se esse RMS</w:t>
          </w:r>
          <w:r w:rsidR="00F8464A">
            <w:t>E</w:t>
          </w:r>
          <w:r w:rsidRPr="008158C9">
            <w:t xml:space="preserve"> é alto ou baixo, pois precisaríamos comparar com um segundo método. Faremos isso em breve.</w:t>
          </w:r>
        </w:p>
        <w:p w14:paraId="4C4C7972" w14:textId="77777777" w:rsidR="00CD461B" w:rsidRPr="008158C9" w:rsidRDefault="00CD461B" w:rsidP="00AF237A">
          <w:r w:rsidRPr="008158C9">
            <w:t xml:space="preserve">Já </w:t>
          </w:r>
          <w:r w:rsidRPr="008158C9">
            <w:rPr>
              <w:rFonts w:asciiTheme="minorHAnsi" w:hAnsiTheme="minorHAnsi" w:cstheme="minorBidi"/>
            </w:rPr>
            <w:t>R²</w:t>
          </w:r>
          <w:r w:rsidRPr="008158C9">
            <w:t xml:space="preserve"> explica 74,8% da variância, o que, em termos de previsão, é considerado bom, não uma previsão excelente, mas é razoável. Visto que o modelo é o mais simples que existe, digamos que temos margem para melhorar.</w:t>
          </w:r>
        </w:p>
        <w:p w14:paraId="0C5751B3" w14:textId="77777777" w:rsidR="00CD461B" w:rsidRPr="008158C9" w:rsidRDefault="00CD461B" w:rsidP="00AF237A">
          <w:r w:rsidRPr="008158C9">
            <w:t>Na Figura 6 temos um gráfico de densidade, chamado KDE.</w:t>
          </w:r>
        </w:p>
        <w:p w14:paraId="6EE91472" w14:textId="77777777" w:rsidR="00CD461B" w:rsidRPr="008158C9" w:rsidRDefault="00CD461B" w:rsidP="00AF237A">
          <w:pPr>
            <w:pStyle w:val="ListParagraph"/>
            <w:numPr>
              <w:ilvl w:val="0"/>
              <w:numId w:val="29"/>
            </w:numPr>
          </w:pPr>
          <w:r w:rsidRPr="008158C9">
            <w:t xml:space="preserve">Um gráfico KDE (Kernel </w:t>
          </w:r>
          <w:proofErr w:type="spellStart"/>
          <w:r w:rsidRPr="008158C9">
            <w:t>Density</w:t>
          </w:r>
          <w:proofErr w:type="spellEnd"/>
          <w:r w:rsidRPr="008158C9">
            <w:t xml:space="preserve"> </w:t>
          </w:r>
          <w:proofErr w:type="spellStart"/>
          <w:r w:rsidRPr="008158C9">
            <w:t>Estimate</w:t>
          </w:r>
          <w:proofErr w:type="spellEnd"/>
          <w:r w:rsidRPr="008158C9">
            <w:t>) é uma técnica de visualização de dados que estima a densidade de uma variável contínua. Ele é usado para mostrar a distribuição de dados de uma maneira suave e contínua, ao contrário de um histograma que mostra a distribuição em intervalos discretos. O gráfico KDE é útil para identificar padrões e tendências nos dados, como picos e vales, e pode ser usado para comparar distribuições de diferentes conjuntos de dados.</w:t>
          </w:r>
        </w:p>
        <w:p w14:paraId="3B871D1E" w14:textId="64A55955" w:rsidR="00CD461B" w:rsidRPr="008158C9" w:rsidRDefault="00CD461B" w:rsidP="00C57746">
          <w:pPr>
            <w:ind w:firstLine="360"/>
          </w:pPr>
          <w:r w:rsidRPr="008158C9">
            <w:t xml:space="preserve">Interpretando o KDE da Figura 6, temos duas linhas: a linha laranja é o valor observado, ou seja, o valor atual, já a linha azul é o valor previsto pelo modelo. O eixo-x </w:t>
          </w:r>
          <w:r w:rsidR="00F8464A">
            <w:t>contêm</w:t>
          </w:r>
          <w:r w:rsidR="004A0613" w:rsidRPr="008158C9">
            <w:t xml:space="preserve"> </w:t>
          </w:r>
          <w:r w:rsidRPr="008158C9">
            <w:t>os preços dos carros em dólares, no eixo-y nós temos a densidade que é uma característica do KDE.</w:t>
          </w:r>
          <w:r w:rsidR="004A0613" w:rsidRPr="008158C9">
            <w:t xml:space="preserve"> Algo</w:t>
          </w:r>
          <w:r w:rsidRPr="008158C9">
            <w:t xml:space="preserve"> que chama atenção nesse gráfico são os valores negativos tanto do atual quanto do previsto, na verdade, não temos nenhuma observação negativa, o que nós temos é um comportamento do KDE que continua a curva. Portanto, na nossa análise, nós simplesmente ignoraremos a parte negativa.</w:t>
          </w:r>
        </w:p>
        <w:p w14:paraId="22897268" w14:textId="15CBFA18" w:rsidR="00CD461B" w:rsidRPr="008158C9" w:rsidRDefault="00CD461B" w:rsidP="00C57746">
          <w:pPr>
            <w:ind w:firstLine="720"/>
          </w:pPr>
          <w:r w:rsidRPr="008158C9">
            <w:t xml:space="preserve">Analisando a coerência entre as duas </w:t>
          </w:r>
          <w:proofErr w:type="gramStart"/>
          <w:r w:rsidRPr="008158C9">
            <w:t>curvas,  pode</w:t>
          </w:r>
          <w:r w:rsidR="004A0613" w:rsidRPr="008158C9">
            <w:t>mos</w:t>
          </w:r>
          <w:proofErr w:type="gramEnd"/>
          <w:r w:rsidRPr="008158C9">
            <w:t xml:space="preserve"> notar que para carros baratos, digamos até 6000 USD, o erro é relativamente pequeno, para carros por volta dos 10000 USD temos um erro grande, isso fica evidente devido à separação das curvas. Já para carros perto dos 15000 USD, temos um erro pequeno novamente. Finalmente, carros acima desse valor, o modelo é completamente ineficaz. O que conseguimos observar no KDE é um detalhamento de quais intervalos de preço o meu modelo é mais eficaz. Levando em conta o processo de tomada de decisão e que nunca teremos um modelo </w:t>
          </w:r>
          <w:r w:rsidRPr="008158C9">
            <w:lastRenderedPageBreak/>
            <w:t>perfeito, o tomador de decisão poderia usar o modelo do modo que está para estimar os carros baratos e os carros perto de 15000 USD.</w:t>
          </w:r>
        </w:p>
        <w:p w14:paraId="222DA56F" w14:textId="77777777" w:rsidR="00325635" w:rsidRPr="008158C9" w:rsidRDefault="00CD461B" w:rsidP="00325635">
          <w:pPr>
            <w:pStyle w:val="Caption"/>
            <w:jc w:val="center"/>
          </w:pPr>
          <w:r w:rsidRPr="008158C9">
            <w:rPr>
              <w:noProof/>
            </w:rPr>
            <w:drawing>
              <wp:inline distT="0" distB="0" distL="0" distR="0" wp14:anchorId="367DB23F" wp14:editId="1A67080D">
                <wp:extent cx="5122131" cy="3586039"/>
                <wp:effectExtent l="0" t="0" r="0" b="0"/>
                <wp:docPr id="11001342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3422" name="Picture 1" descr="A graph of a graph&#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1693" cy="3592733"/>
                        </a:xfrm>
                        <a:prstGeom prst="rect">
                          <a:avLst/>
                        </a:prstGeom>
                        <a:noFill/>
                        <a:ln>
                          <a:noFill/>
                        </a:ln>
                      </pic:spPr>
                    </pic:pic>
                  </a:graphicData>
                </a:graphic>
              </wp:inline>
            </w:drawing>
          </w:r>
        </w:p>
        <w:p w14:paraId="4D3EF187" w14:textId="7DE70166" w:rsidR="00CD461B" w:rsidRPr="008158C9" w:rsidRDefault="00CD461B" w:rsidP="00325635">
          <w:pPr>
            <w:pStyle w:val="Caption"/>
            <w:jc w:val="center"/>
          </w:pPr>
          <w:r w:rsidRPr="008158C9">
            <w:t xml:space="preserve">Figura  </w:t>
          </w:r>
          <w:fldSimple w:instr=" SEQ Figura_ \* ARABIC ">
            <w:r w:rsidRPr="008158C9">
              <w:t>6</w:t>
            </w:r>
          </w:fldSimple>
          <w:r w:rsidRPr="008158C9">
            <w:t xml:space="preserve"> – KDE da Regressão Linear</w:t>
          </w:r>
        </w:p>
        <w:p w14:paraId="4B133D54" w14:textId="77777777" w:rsidR="00CD461B" w:rsidRPr="008158C9" w:rsidRDefault="00CD461B" w:rsidP="00B60BCB">
          <w:pPr>
            <w:pStyle w:val="Heading3"/>
          </w:pPr>
          <w:bookmarkStart w:id="19" w:name="_Toc190290502"/>
          <w:r w:rsidRPr="008158C9">
            <w:t>Modelagem Melhorada</w:t>
          </w:r>
          <w:bookmarkEnd w:id="19"/>
        </w:p>
        <w:p w14:paraId="475C6214" w14:textId="77777777" w:rsidR="0095376A" w:rsidRPr="008158C9" w:rsidRDefault="0095376A" w:rsidP="0095376A"/>
        <w:tbl>
          <w:tblPr>
            <w:tblStyle w:val="TableGrid"/>
            <w:tblW w:w="9781" w:type="dxa"/>
            <w:tblInd w:w="108" w:type="dxa"/>
            <w:tblLook w:val="04A0" w:firstRow="1" w:lastRow="0" w:firstColumn="1" w:lastColumn="0" w:noHBand="0" w:noVBand="1"/>
          </w:tblPr>
          <w:tblGrid>
            <w:gridCol w:w="9781"/>
          </w:tblGrid>
          <w:tr w:rsidR="0095376A" w:rsidRPr="008158C9" w14:paraId="17D4C308" w14:textId="77777777" w:rsidTr="00A2250D">
            <w:tc>
              <w:tcPr>
                <w:tcW w:w="9781" w:type="dxa"/>
                <w:tcBorders>
                  <w:top w:val="double" w:sz="12" w:space="0" w:color="ED7D31" w:themeColor="accent2"/>
                  <w:left w:val="double" w:sz="12" w:space="0" w:color="ED7D31" w:themeColor="accent2"/>
                  <w:bottom w:val="double" w:sz="12" w:space="0" w:color="ED7D31" w:themeColor="accent2"/>
                  <w:right w:val="double" w:sz="12" w:space="0" w:color="ED7D31" w:themeColor="accent2"/>
                </w:tcBorders>
              </w:tcPr>
              <w:p w14:paraId="3E2B6F82" w14:textId="7D4E7376" w:rsidR="0095376A" w:rsidRPr="008158C9" w:rsidRDefault="0095376A" w:rsidP="00A2250D">
                <w:pPr>
                  <w:spacing w:after="0" w:line="240" w:lineRule="auto"/>
                  <w:jc w:val="center"/>
                  <w:rPr>
                    <w:b/>
                    <w:color w:val="ED7D31" w:themeColor="accent2"/>
                  </w:rPr>
                </w:pPr>
                <w:r w:rsidRPr="008158C9">
                  <w:rPr>
                    <w:b/>
                    <w:color w:val="ED7D31" w:themeColor="accent2"/>
                  </w:rPr>
                  <w:t xml:space="preserve">Para esta parte você precisará </w:t>
                </w:r>
                <w:r w:rsidR="00044554">
                  <w:rPr>
                    <w:b/>
                    <w:color w:val="ED7D31" w:themeColor="accent2"/>
                  </w:rPr>
                  <w:t>do</w:t>
                </w:r>
                <w:r w:rsidRPr="008158C9">
                  <w:rPr>
                    <w:b/>
                    <w:color w:val="ED7D31" w:themeColor="accent2"/>
                  </w:rPr>
                  <w:t xml:space="preserve"> arquiv</w:t>
                </w:r>
                <w:r w:rsidR="00044554">
                  <w:rPr>
                    <w:b/>
                    <w:color w:val="ED7D31" w:themeColor="accent2"/>
                  </w:rPr>
                  <w:t>o</w:t>
                </w:r>
              </w:p>
              <w:p w14:paraId="2361AAB1" w14:textId="65E03A0A" w:rsidR="0095376A" w:rsidRDefault="0095376A" w:rsidP="00A2250D">
                <w:pPr>
                  <w:spacing w:after="0" w:line="240" w:lineRule="auto"/>
                  <w:jc w:val="center"/>
                  <w:rPr>
                    <w:rFonts w:ascii="Segoe UI" w:hAnsi="Segoe UI" w:cs="Segoe UI"/>
                    <w:b/>
                    <w:bCs/>
                    <w:color w:val="1F2328"/>
                    <w:shd w:val="clear" w:color="auto" w:fill="FFFFFF"/>
                  </w:rPr>
                </w:pPr>
                <w:r w:rsidRPr="008158C9">
                  <w:rPr>
                    <w:rFonts w:ascii="Segoe UI" w:hAnsi="Segoe UI" w:cs="Segoe UI"/>
                    <w:b/>
                    <w:bCs/>
                    <w:color w:val="1F2328"/>
                    <w:shd w:val="clear" w:color="auto" w:fill="FFFFFF"/>
                  </w:rPr>
                  <w:t>LDS_Metodologia_RegressaoLinear_</w:t>
                </w:r>
                <w:proofErr w:type="gramStart"/>
                <w:r w:rsidRPr="008158C9">
                  <w:rPr>
                    <w:rFonts w:ascii="Segoe UI" w:hAnsi="Segoe UI" w:cs="Segoe UI"/>
                    <w:b/>
                    <w:bCs/>
                    <w:color w:val="1F2328"/>
                    <w:shd w:val="clear" w:color="auto" w:fill="FFFFFF"/>
                  </w:rPr>
                  <w:t>03.ipynb</w:t>
                </w:r>
                <w:proofErr w:type="gramEnd"/>
              </w:p>
              <w:p w14:paraId="74DE0151" w14:textId="77777777" w:rsidR="0095376A" w:rsidRPr="008158C9" w:rsidRDefault="0095376A" w:rsidP="00A2250D">
                <w:pPr>
                  <w:spacing w:after="0" w:line="240" w:lineRule="auto"/>
                  <w:jc w:val="right"/>
                  <w:rPr>
                    <w:b/>
                    <w:color w:val="ED7D31" w:themeColor="accent2"/>
                  </w:rPr>
                </w:pPr>
                <w:r w:rsidRPr="008158C9">
                  <w:rPr>
                    <w:b/>
                    <w:noProof/>
                    <w:color w:val="ED7D31" w:themeColor="accent2"/>
                  </w:rPr>
                  <w:drawing>
                    <wp:anchor distT="0" distB="0" distL="114300" distR="114300" simplePos="0" relativeHeight="251678720" behindDoc="0" locked="0" layoutInCell="1" allowOverlap="1" wp14:anchorId="48BA2E78" wp14:editId="45B06031">
                      <wp:simplePos x="0" y="0"/>
                      <wp:positionH relativeFrom="margin">
                        <wp:align>right</wp:align>
                      </wp:positionH>
                      <wp:positionV relativeFrom="margin">
                        <wp:align>top</wp:align>
                      </wp:positionV>
                      <wp:extent cx="914400" cy="914400"/>
                      <wp:effectExtent l="0" t="0" r="0" b="0"/>
                      <wp:wrapSquare wrapText="bothSides"/>
                      <wp:docPr id="387638598" name="Picture 6"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5380" name="Picture 6" descr="A qr code on a white background&#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p>
              <w:p w14:paraId="03E58966" w14:textId="77777777" w:rsidR="0095376A" w:rsidRPr="008158C9" w:rsidRDefault="0095376A" w:rsidP="00A2250D">
                <w:pPr>
                  <w:spacing w:after="0" w:line="240" w:lineRule="auto"/>
                  <w:jc w:val="center"/>
                  <w:rPr>
                    <w:rFonts w:cs="Times New Roman"/>
                    <w:b/>
                    <w:color w:val="ED7D31" w:themeColor="accent2"/>
                  </w:rPr>
                </w:pPr>
                <w:r w:rsidRPr="008158C9">
                  <w:rPr>
                    <w:rFonts w:cs="Times New Roman"/>
                    <w:b/>
                    <w:color w:val="ED7D31" w:themeColor="accent2"/>
                  </w:rPr>
                  <w:t>https://github.com/EduPekUfpr/PythonProject/tree/main/Metodologia</w:t>
                </w:r>
              </w:p>
            </w:tc>
          </w:tr>
        </w:tbl>
        <w:p w14:paraId="584ACD7E" w14:textId="77777777" w:rsidR="0095376A" w:rsidRPr="008158C9" w:rsidRDefault="0095376A" w:rsidP="0095376A"/>
        <w:p w14:paraId="619AF210" w14:textId="77777777" w:rsidR="00CD461B" w:rsidRPr="008158C9" w:rsidRDefault="00CD461B" w:rsidP="00C57746">
          <w:pPr>
            <w:ind w:firstLine="720"/>
          </w:pPr>
          <w:r w:rsidRPr="008158C9">
            <w:t xml:space="preserve">Visto que os resultados são razoáveis e o modelo é simples, a conclusão do cientista de dados é que se usarmos um modelo mais avançado podemos melhorar os resultados. E isso é aquele ciclo na metodologia que fica entre a modelagem e avaliação. Então vamos rodar esse modelo novamente usando outro algoritmo, o XGBoost (Extreme </w:t>
          </w:r>
          <w:proofErr w:type="spellStart"/>
          <w:r w:rsidRPr="008158C9">
            <w:t>Gradient</w:t>
          </w:r>
          <w:proofErr w:type="spellEnd"/>
          <w:r w:rsidRPr="008158C9">
            <w:t xml:space="preserve"> </w:t>
          </w:r>
          <w:proofErr w:type="spellStart"/>
          <w:r w:rsidRPr="008158C9">
            <w:t>Boosting</w:t>
          </w:r>
          <w:proofErr w:type="spellEnd"/>
          <w:r w:rsidRPr="008158C9">
            <w:t>)</w:t>
          </w:r>
          <w:r w:rsidRPr="008158C9">
            <w:footnoteReference w:id="6"/>
          </w:r>
        </w:p>
        <w:p w14:paraId="493353A4" w14:textId="77777777" w:rsidR="00CD461B" w:rsidRPr="008158C9" w:rsidRDefault="00CD461B" w:rsidP="00C57746">
          <w:pPr>
            <w:ind w:firstLine="720"/>
          </w:pPr>
          <w:r w:rsidRPr="008158C9">
            <w:t xml:space="preserve">O XGBoost (Extreme </w:t>
          </w:r>
          <w:proofErr w:type="spellStart"/>
          <w:r w:rsidRPr="008158C9">
            <w:t>Gradient</w:t>
          </w:r>
          <w:proofErr w:type="spellEnd"/>
          <w:r w:rsidRPr="008158C9">
            <w:t xml:space="preserve"> </w:t>
          </w:r>
          <w:proofErr w:type="spellStart"/>
          <w:r w:rsidRPr="008158C9">
            <w:t>Boosting</w:t>
          </w:r>
          <w:proofErr w:type="spellEnd"/>
          <w:r w:rsidRPr="008158C9">
            <w:t xml:space="preserve">) é um algoritmo de aprendizado de máquina baseado em árvores de decisão, amplamente utilizado para tarefas de classificação e regressão. Ele é conhecido por sua eficiência, flexibilidade e desempenho superior em competições de ciência de dados. O XGBoost utiliza uma técnica chamada </w:t>
          </w:r>
          <w:proofErr w:type="spellStart"/>
          <w:r w:rsidRPr="008158C9">
            <w:t>boosting</w:t>
          </w:r>
          <w:proofErr w:type="spellEnd"/>
          <w:r w:rsidRPr="008158C9">
            <w:t>, onde múltiplas árvores de decisão são treinadas sequencialmente, e cada nova árvore tenta corrigir os erros das árvores anteriores. Isso resulta em um modelo robusto e preciso.</w:t>
          </w:r>
        </w:p>
        <w:p w14:paraId="50120312" w14:textId="00DE266B" w:rsidR="00CD461B" w:rsidRPr="008158C9" w:rsidRDefault="00CD461B" w:rsidP="00C57746">
          <w:pPr>
            <w:ind w:firstLine="720"/>
          </w:pPr>
          <w:r w:rsidRPr="008158C9">
            <w:lastRenderedPageBreak/>
            <w:t>Os resultados comparativos dos dois modelos estão na Tabela 1, onde temos três colunas, o indicador, a regressão linear e o XGBoost. Podemos ver que o RMSE do XGBoost é melhor, na verdade, ele é aproximadamente (75%) do RMSE da regressão linear. Quanto ao R2, também o XGBoost apresenta um resultado melhor, explicando mais de 90% da variância dos dados.</w:t>
          </w:r>
        </w:p>
        <w:tbl>
          <w:tblPr>
            <w:tblStyle w:val="TableGrid"/>
            <w:tblW w:w="0" w:type="auto"/>
            <w:jc w:val="center"/>
            <w:tblLook w:val="04A0" w:firstRow="1" w:lastRow="0" w:firstColumn="1" w:lastColumn="0" w:noHBand="0" w:noVBand="1"/>
          </w:tblPr>
          <w:tblGrid>
            <w:gridCol w:w="1129"/>
            <w:gridCol w:w="2268"/>
            <w:gridCol w:w="2127"/>
          </w:tblGrid>
          <w:tr w:rsidR="00CD461B" w:rsidRPr="008158C9" w14:paraId="5BF5314A" w14:textId="77777777" w:rsidTr="00A2250D">
            <w:trPr>
              <w:jc w:val="center"/>
            </w:trPr>
            <w:tc>
              <w:tcPr>
                <w:tcW w:w="1129" w:type="dxa"/>
              </w:tcPr>
              <w:p w14:paraId="2471C298" w14:textId="77777777" w:rsidR="00CD461B" w:rsidRPr="008158C9" w:rsidRDefault="00CD461B" w:rsidP="00AF237A">
                <w:pPr>
                  <w:jc w:val="center"/>
                </w:pPr>
              </w:p>
            </w:tc>
            <w:tc>
              <w:tcPr>
                <w:tcW w:w="2268" w:type="dxa"/>
              </w:tcPr>
              <w:p w14:paraId="3B431524" w14:textId="77777777" w:rsidR="00CD461B" w:rsidRPr="008158C9" w:rsidRDefault="00CD461B" w:rsidP="00AF237A">
                <w:pPr>
                  <w:jc w:val="center"/>
                </w:pPr>
                <w:r w:rsidRPr="008158C9">
                  <w:t>Regressão Linear</w:t>
                </w:r>
              </w:p>
            </w:tc>
            <w:tc>
              <w:tcPr>
                <w:tcW w:w="2127" w:type="dxa"/>
              </w:tcPr>
              <w:p w14:paraId="178ECA57" w14:textId="77777777" w:rsidR="00CD461B" w:rsidRPr="008158C9" w:rsidRDefault="00CD461B" w:rsidP="00AF237A">
                <w:pPr>
                  <w:jc w:val="center"/>
                </w:pPr>
                <w:r w:rsidRPr="008158C9">
                  <w:t>XGBoost</w:t>
                </w:r>
              </w:p>
            </w:tc>
          </w:tr>
          <w:tr w:rsidR="00CD461B" w:rsidRPr="008158C9" w14:paraId="02C09083" w14:textId="77777777" w:rsidTr="00A2250D">
            <w:trPr>
              <w:jc w:val="center"/>
            </w:trPr>
            <w:tc>
              <w:tcPr>
                <w:tcW w:w="1129" w:type="dxa"/>
              </w:tcPr>
              <w:p w14:paraId="6870BADF" w14:textId="77777777" w:rsidR="00CD461B" w:rsidRPr="008158C9" w:rsidRDefault="00CD461B" w:rsidP="00AF237A">
                <w:pPr>
                  <w:jc w:val="center"/>
                </w:pPr>
                <w:r w:rsidRPr="008158C9">
                  <w:t>RMSE</w:t>
                </w:r>
              </w:p>
            </w:tc>
            <w:tc>
              <w:tcPr>
                <w:tcW w:w="2268" w:type="dxa"/>
              </w:tcPr>
              <w:p w14:paraId="47BDF8CB" w14:textId="77777777" w:rsidR="00CD461B" w:rsidRPr="008158C9" w:rsidRDefault="00CD461B" w:rsidP="00AF237A">
                <w:pPr>
                  <w:jc w:val="center"/>
                </w:pPr>
                <w:r w:rsidRPr="008158C9">
                  <w:t>5547,19</w:t>
                </w:r>
              </w:p>
            </w:tc>
            <w:tc>
              <w:tcPr>
                <w:tcW w:w="2127" w:type="dxa"/>
              </w:tcPr>
              <w:p w14:paraId="5DFE6048" w14:textId="77777777" w:rsidR="00CD461B" w:rsidRPr="008158C9" w:rsidRDefault="00CD461B" w:rsidP="00AF237A">
                <w:pPr>
                  <w:jc w:val="center"/>
                </w:pPr>
                <w:r w:rsidRPr="008158C9">
                  <w:t>3413,11</w:t>
                </w:r>
              </w:p>
            </w:tc>
          </w:tr>
          <w:tr w:rsidR="00CD461B" w:rsidRPr="008158C9" w14:paraId="125AA1CE" w14:textId="77777777" w:rsidTr="00A2250D">
            <w:trPr>
              <w:jc w:val="center"/>
            </w:trPr>
            <w:tc>
              <w:tcPr>
                <w:tcW w:w="1129" w:type="dxa"/>
              </w:tcPr>
              <w:p w14:paraId="3074A9B6" w14:textId="77777777" w:rsidR="00CD461B" w:rsidRPr="008158C9" w:rsidRDefault="00CD461B" w:rsidP="00AF237A">
                <w:pPr>
                  <w:jc w:val="center"/>
                  <w:rPr>
                    <w:vertAlign w:val="superscript"/>
                  </w:rPr>
                </w:pPr>
                <w:r w:rsidRPr="008158C9">
                  <w:t>R</w:t>
                </w:r>
                <w:r w:rsidRPr="008158C9">
                  <w:rPr>
                    <w:vertAlign w:val="superscript"/>
                  </w:rPr>
                  <w:t>2</w:t>
                </w:r>
              </w:p>
            </w:tc>
            <w:tc>
              <w:tcPr>
                <w:tcW w:w="2268" w:type="dxa"/>
              </w:tcPr>
              <w:p w14:paraId="069F86D6" w14:textId="77777777" w:rsidR="00CD461B" w:rsidRPr="008158C9" w:rsidRDefault="00CD461B" w:rsidP="00AF237A">
                <w:pPr>
                  <w:jc w:val="center"/>
                </w:pPr>
                <w:r w:rsidRPr="008158C9">
                  <w:t>0,748</w:t>
                </w:r>
              </w:p>
            </w:tc>
            <w:tc>
              <w:tcPr>
                <w:tcW w:w="2127" w:type="dxa"/>
              </w:tcPr>
              <w:p w14:paraId="31047072" w14:textId="77777777" w:rsidR="00CD461B" w:rsidRPr="008158C9" w:rsidRDefault="00CD461B" w:rsidP="00AF237A">
                <w:pPr>
                  <w:jc w:val="center"/>
                </w:pPr>
                <w:r w:rsidRPr="008158C9">
                  <w:t>0,905</w:t>
                </w:r>
              </w:p>
            </w:tc>
          </w:tr>
        </w:tbl>
        <w:p w14:paraId="39FE0DE4" w14:textId="77777777" w:rsidR="00CD461B" w:rsidRPr="008158C9" w:rsidRDefault="00CD461B" w:rsidP="00AF237A">
          <w:pPr>
            <w:pStyle w:val="Caption"/>
            <w:jc w:val="center"/>
          </w:pPr>
          <w:r w:rsidRPr="008158C9">
            <w:t xml:space="preserve">Tabela  </w:t>
          </w:r>
          <w:fldSimple w:instr=" SEQ Tabela_ \* ARABIC ">
            <w:r w:rsidRPr="008158C9">
              <w:t>1</w:t>
            </w:r>
          </w:fldSimple>
          <w:r w:rsidRPr="008158C9">
            <w:t>- Comparação de Algoritmos</w:t>
          </w:r>
        </w:p>
        <w:p w14:paraId="3D12C6C4" w14:textId="4C306512" w:rsidR="00CD461B" w:rsidRPr="008158C9" w:rsidRDefault="00CD461B" w:rsidP="00AF237A">
          <w:r w:rsidRPr="008158C9">
            <w:t>Na figura 7 temos o gráfico do KDE comparando os dois algoritmos. Claramente, o XGBoost (linha verde) é melhor que a regressão linear (linha laranja) em todo o intervalo. Uma análise mais profunda revela que XGBoost tem um ótimo desempenho, até carros perto dos 21000 USD, acima disso ele tem um erro mais alto.</w:t>
          </w:r>
        </w:p>
        <w:p w14:paraId="44F80300" w14:textId="77777777" w:rsidR="00CD461B" w:rsidRPr="008158C9" w:rsidRDefault="00CD461B" w:rsidP="00B60BCB">
          <w:pPr>
            <w:jc w:val="center"/>
          </w:pPr>
          <w:r w:rsidRPr="008158C9">
            <w:rPr>
              <w:noProof/>
            </w:rPr>
            <w:drawing>
              <wp:inline distT="0" distB="0" distL="0" distR="0" wp14:anchorId="21531808" wp14:editId="0BCDC054">
                <wp:extent cx="5943600" cy="4161155"/>
                <wp:effectExtent l="0" t="0" r="0" b="4445"/>
                <wp:docPr id="1291525083"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25083" name="Picture 2" descr="A graph of different colored lin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61155"/>
                        </a:xfrm>
                        <a:prstGeom prst="rect">
                          <a:avLst/>
                        </a:prstGeom>
                        <a:noFill/>
                        <a:ln>
                          <a:noFill/>
                        </a:ln>
                      </pic:spPr>
                    </pic:pic>
                  </a:graphicData>
                </a:graphic>
              </wp:inline>
            </w:drawing>
          </w:r>
        </w:p>
        <w:p w14:paraId="7997EAD7" w14:textId="77777777" w:rsidR="00CD461B" w:rsidRPr="008158C9" w:rsidRDefault="00CD461B" w:rsidP="00B60BCB">
          <w:pPr>
            <w:pStyle w:val="Caption"/>
            <w:jc w:val="center"/>
          </w:pPr>
          <w:r w:rsidRPr="008158C9">
            <w:t xml:space="preserve">Figura  </w:t>
          </w:r>
          <w:fldSimple w:instr=" SEQ Figura_ \* ARABIC ">
            <w:r w:rsidRPr="008158C9">
              <w:t>7</w:t>
            </w:r>
          </w:fldSimple>
          <w:r w:rsidRPr="008158C9">
            <w:t>- KDE da regressão e XGBoost</w:t>
          </w:r>
        </w:p>
        <w:p w14:paraId="71BBE630" w14:textId="77777777" w:rsidR="00AB017E" w:rsidRPr="008158C9" w:rsidRDefault="00AB017E" w:rsidP="00B60BCB">
          <w:pPr>
            <w:pStyle w:val="Heading3"/>
          </w:pPr>
        </w:p>
        <w:p w14:paraId="6857496D" w14:textId="5DC2D337" w:rsidR="00CD461B" w:rsidRPr="008158C9" w:rsidRDefault="00CD461B" w:rsidP="00B60BCB">
          <w:pPr>
            <w:pStyle w:val="Heading3"/>
          </w:pPr>
          <w:bookmarkStart w:id="20" w:name="_Toc190290503"/>
          <w:r w:rsidRPr="008158C9">
            <w:t>Implementação e Feedback</w:t>
          </w:r>
          <w:bookmarkEnd w:id="20"/>
        </w:p>
        <w:p w14:paraId="236321B5" w14:textId="77777777" w:rsidR="00CD461B" w:rsidRPr="008158C9" w:rsidRDefault="00CD461B" w:rsidP="00C57746">
          <w:pPr>
            <w:ind w:firstLine="720"/>
            <w:rPr>
              <w:b/>
              <w:bCs/>
            </w:rPr>
          </w:pPr>
          <w:r w:rsidRPr="008158C9">
            <w:t xml:space="preserve">Finalizadas as fases de modelagem e avaliação, temos a conclusão de que o algoritmo XGBoost é melhor, portanto, é aconselhável à empresa passar à fase de implementação deste algoritmo, utilizando-o para fazer a previsão do preço de venda dos carros. Esse novo processo de previsão do </w:t>
          </w:r>
          <w:r w:rsidRPr="008158C9">
            <w:lastRenderedPageBreak/>
            <w:t>preço de venda dos carros precisa ser usado por algum tempo até que se tenha um feedback para o cientista de dados, então poderemos melhorar ainda mais a análise</w:t>
          </w:r>
          <w:r w:rsidRPr="008158C9">
            <w:rPr>
              <w:b/>
              <w:bCs/>
            </w:rPr>
            <w:t>.</w:t>
          </w:r>
        </w:p>
        <w:p w14:paraId="35D45799" w14:textId="77777777" w:rsidR="00325635" w:rsidRPr="008158C9" w:rsidRDefault="00325635" w:rsidP="00AF237A">
          <w:pPr>
            <w:rPr>
              <w:b/>
              <w:bCs/>
            </w:rPr>
          </w:pPr>
        </w:p>
        <w:tbl>
          <w:tblPr>
            <w:tblStyle w:val="TableGrid"/>
            <w:tblW w:w="9781" w:type="dxa"/>
            <w:tblInd w:w="108" w:type="dxa"/>
            <w:tblLook w:val="04A0" w:firstRow="1" w:lastRow="0" w:firstColumn="1" w:lastColumn="0" w:noHBand="0" w:noVBand="1"/>
          </w:tblPr>
          <w:tblGrid>
            <w:gridCol w:w="9781"/>
          </w:tblGrid>
          <w:tr w:rsidR="00230340" w:rsidRPr="008158C9" w14:paraId="56EAFC32" w14:textId="77777777" w:rsidTr="00A2250D">
            <w:tc>
              <w:tcPr>
                <w:tcW w:w="9781" w:type="dxa"/>
                <w:tcBorders>
                  <w:top w:val="double" w:sz="12" w:space="0" w:color="ED7D31" w:themeColor="accent2"/>
                  <w:left w:val="double" w:sz="12" w:space="0" w:color="ED7D31" w:themeColor="accent2"/>
                  <w:bottom w:val="double" w:sz="12" w:space="0" w:color="ED7D31" w:themeColor="accent2"/>
                  <w:right w:val="double" w:sz="12" w:space="0" w:color="ED7D31" w:themeColor="accent2"/>
                </w:tcBorders>
              </w:tcPr>
              <w:p w14:paraId="488181AC" w14:textId="77777777" w:rsidR="00230340" w:rsidRPr="008158C9" w:rsidRDefault="00230340" w:rsidP="00A2250D">
                <w:pPr>
                  <w:spacing w:after="0" w:line="240" w:lineRule="auto"/>
                  <w:jc w:val="center"/>
                  <w:rPr>
                    <w:rFonts w:cs="Times New Roman"/>
                    <w:b/>
                    <w:color w:val="ED7D31" w:themeColor="accent2"/>
                  </w:rPr>
                </w:pPr>
                <w:r w:rsidRPr="008158C9">
                  <w:rPr>
                    <w:rFonts w:cs="Times New Roman"/>
                    <w:b/>
                    <w:color w:val="ED7D31" w:themeColor="accent2"/>
                  </w:rPr>
                  <w:t>SAIBA MAIS</w:t>
                </w:r>
              </w:p>
              <w:p w14:paraId="52385C1F" w14:textId="60147CE5" w:rsidR="00230340" w:rsidRPr="008158C9" w:rsidRDefault="00230340" w:rsidP="00A2250D">
                <w:pPr>
                  <w:spacing w:after="0" w:line="240" w:lineRule="auto"/>
                  <w:jc w:val="center"/>
                  <w:rPr>
                    <w:rFonts w:cs="Times New Roman"/>
                    <w:b/>
                    <w:color w:val="ED7D31" w:themeColor="accent2"/>
                  </w:rPr>
                </w:pPr>
                <w:hyperlink r:id="rId29" w:history="1">
                  <w:r w:rsidRPr="008158C9">
                    <w:rPr>
                      <w:rStyle w:val="Hyperlink"/>
                      <w:b/>
                    </w:rPr>
                    <w:t>https://www.youtube.com/@LigaDataScience/</w:t>
                  </w:r>
                </w:hyperlink>
              </w:p>
              <w:p w14:paraId="267E03BD" w14:textId="1ACBA1DA" w:rsidR="00230340" w:rsidRPr="008158C9" w:rsidRDefault="00230340" w:rsidP="00A2250D">
                <w:pPr>
                  <w:spacing w:after="0" w:line="240" w:lineRule="auto"/>
                  <w:jc w:val="center"/>
                  <w:rPr>
                    <w:rFonts w:cs="Times New Roman"/>
                    <w:b/>
                    <w:color w:val="ED7D31" w:themeColor="accent2"/>
                  </w:rPr>
                </w:pPr>
                <w:hyperlink r:id="rId30" w:history="1">
                  <w:r w:rsidRPr="008158C9">
                    <w:rPr>
                      <w:rStyle w:val="Hyperlink"/>
                      <w:b/>
                    </w:rPr>
                    <w:t>https://www.linkedin.com/company/liga-data-science-ufpr</w:t>
                  </w:r>
                </w:hyperlink>
              </w:p>
              <w:p w14:paraId="5732E794" w14:textId="77777777" w:rsidR="00230340" w:rsidRPr="008158C9" w:rsidRDefault="00230340" w:rsidP="00A2250D">
                <w:pPr>
                  <w:spacing w:after="0" w:line="240" w:lineRule="auto"/>
                  <w:rPr>
                    <w:rFonts w:cs="Times New Roman"/>
                    <w:b/>
                    <w:color w:val="ED7D31" w:themeColor="accent2"/>
                  </w:rPr>
                </w:pPr>
              </w:p>
            </w:tc>
          </w:tr>
        </w:tbl>
        <w:p w14:paraId="6766DE9A" w14:textId="77777777" w:rsidR="00AA5579" w:rsidRPr="008158C9" w:rsidRDefault="00AA5579" w:rsidP="00AF237A">
          <w:r w:rsidRPr="008158C9">
            <w:br w:type="page"/>
          </w:r>
        </w:p>
        <w:p w14:paraId="7952338C" w14:textId="77777777" w:rsidR="00230340" w:rsidRPr="008158C9" w:rsidRDefault="00230340" w:rsidP="00230340">
          <w:pPr>
            <w:pStyle w:val="Heading1"/>
          </w:pPr>
        </w:p>
        <w:p w14:paraId="078AAEF1" w14:textId="74C3098C" w:rsidR="00230340" w:rsidRPr="008158C9" w:rsidRDefault="00230340" w:rsidP="00230340">
          <w:pPr>
            <w:pStyle w:val="Heading1"/>
          </w:pPr>
          <w:bookmarkStart w:id="21" w:name="_Toc190290504"/>
          <w:r w:rsidRPr="008158C9">
            <w:t>Referências</w:t>
          </w:r>
          <w:bookmarkEnd w:id="21"/>
        </w:p>
        <w:p w14:paraId="6E66152F" w14:textId="77777777" w:rsidR="00230340" w:rsidRPr="008158C9" w:rsidRDefault="00230340" w:rsidP="00230340"/>
        <w:sdt>
          <w:sdtPr>
            <w:rPr>
              <w:color w:val="000000"/>
            </w:rPr>
            <w:tag w:val="MENDELEY_BIBLIOGRAPHY"/>
            <w:id w:val="1300875059"/>
            <w:placeholder>
              <w:docPart w:val="F847CA0E372425428A8DE92FBB8A3CEE"/>
            </w:placeholder>
          </w:sdtPr>
          <w:sdtContent>
            <w:p w14:paraId="5D47B0C5" w14:textId="77777777" w:rsidR="00230340" w:rsidRPr="008158C9" w:rsidRDefault="00230340" w:rsidP="00230340">
              <w:pPr>
                <w:autoSpaceDE w:val="0"/>
                <w:autoSpaceDN w:val="0"/>
                <w:rPr>
                  <w:rFonts w:eastAsia="Times New Roman"/>
                  <w:kern w:val="0"/>
                </w:rPr>
              </w:pPr>
              <w:proofErr w:type="spellStart"/>
              <w:r w:rsidRPr="008158C9">
                <w:rPr>
                  <w:rFonts w:eastAsia="Times New Roman"/>
                </w:rPr>
                <w:t>Rollings</w:t>
              </w:r>
              <w:proofErr w:type="spellEnd"/>
              <w:r w:rsidRPr="008158C9">
                <w:rPr>
                  <w:rFonts w:eastAsia="Times New Roman"/>
                </w:rPr>
                <w:t xml:space="preserve">, J. B. (2015). </w:t>
              </w:r>
              <w:r w:rsidRPr="008158C9">
                <w:rPr>
                  <w:rFonts w:eastAsia="Times New Roman"/>
                  <w:i/>
                  <w:iCs/>
                </w:rPr>
                <w:t>Metodologia de Base para Ciência de Dados</w:t>
              </w:r>
              <w:r w:rsidRPr="008158C9">
                <w:rPr>
                  <w:rFonts w:eastAsia="Times New Roman"/>
                </w:rPr>
                <w:t>. https://www.ibm.com/downloads/documents/pt-pt/10a99803d3afd122</w:t>
              </w:r>
            </w:p>
            <w:p w14:paraId="225569C8" w14:textId="1C01310A" w:rsidR="00230340" w:rsidRPr="008158C9" w:rsidRDefault="00000000" w:rsidP="00230340"/>
          </w:sdtContent>
        </w:sdt>
        <w:p w14:paraId="6766DE9B" w14:textId="272057D0" w:rsidR="000A088F" w:rsidRPr="008158C9" w:rsidRDefault="00000000" w:rsidP="00AF237A"/>
      </w:sdtContent>
    </w:sdt>
    <w:p w14:paraId="0364E8CE" w14:textId="77777777" w:rsidR="00CE0EDF" w:rsidRPr="008158C9" w:rsidRDefault="00CE0EDF" w:rsidP="00CE0EDF">
      <w:pPr>
        <w:pStyle w:val="Heading2"/>
        <w:sectPr w:rsidR="00CE0EDF" w:rsidRPr="008158C9" w:rsidSect="004C3DD1">
          <w:headerReference w:type="even" r:id="rId31"/>
          <w:headerReference w:type="default" r:id="rId32"/>
          <w:footerReference w:type="even" r:id="rId33"/>
          <w:footerReference w:type="default" r:id="rId34"/>
          <w:footerReference w:type="first" r:id="rId35"/>
          <w:pgSz w:w="11907" w:h="16839"/>
          <w:pgMar w:top="567" w:right="1049" w:bottom="1145" w:left="1049" w:header="709" w:footer="709" w:gutter="0"/>
          <w:cols w:space="720"/>
          <w:docGrid w:linePitch="360"/>
        </w:sectPr>
      </w:pPr>
    </w:p>
    <w:p w14:paraId="1D1E1BE1" w14:textId="32CCF6B2" w:rsidR="00FF1CE3" w:rsidRPr="008158C9" w:rsidRDefault="00CE0EDF" w:rsidP="00393886">
      <w:pPr>
        <w:pStyle w:val="Heading1"/>
      </w:pPr>
      <w:bookmarkStart w:id="22" w:name="_Toc190290505"/>
      <w:r w:rsidRPr="008158C9">
        <w:lastRenderedPageBreak/>
        <w:t>Apêndice 1 – Habilitando o Google COLAB</w:t>
      </w:r>
      <w:bookmarkEnd w:id="22"/>
    </w:p>
    <w:p w14:paraId="4D4F8A44" w14:textId="1D8739B7" w:rsidR="00CE0EDF" w:rsidRPr="008158C9" w:rsidRDefault="00300451" w:rsidP="00AF237A">
      <w:r w:rsidRPr="008158C9">
        <w:rPr>
          <w:noProof/>
        </w:rPr>
        <w:drawing>
          <wp:inline distT="0" distB="0" distL="0" distR="0" wp14:anchorId="67BDEE5B" wp14:editId="66275888">
            <wp:extent cx="9605645" cy="5408930"/>
            <wp:effectExtent l="0" t="0" r="0" b="1270"/>
            <wp:docPr id="20465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49" name="Picture 1" descr="A screenshot of a computer&#10;&#10;AI-generated content may be incorrect."/>
                    <pic:cNvPicPr/>
                  </pic:nvPicPr>
                  <pic:blipFill>
                    <a:blip r:embed="rId36"/>
                    <a:stretch>
                      <a:fillRect/>
                    </a:stretch>
                  </pic:blipFill>
                  <pic:spPr>
                    <a:xfrm>
                      <a:off x="0" y="0"/>
                      <a:ext cx="9605645" cy="5408930"/>
                    </a:xfrm>
                    <a:prstGeom prst="rect">
                      <a:avLst/>
                    </a:prstGeom>
                  </pic:spPr>
                </pic:pic>
              </a:graphicData>
            </a:graphic>
          </wp:inline>
        </w:drawing>
      </w:r>
    </w:p>
    <w:p w14:paraId="4F4DB7F8" w14:textId="77777777" w:rsidR="00300451" w:rsidRPr="008158C9" w:rsidRDefault="00300451" w:rsidP="00AF237A"/>
    <w:p w14:paraId="181B0F69" w14:textId="2A04020C" w:rsidR="00300451" w:rsidRPr="008158C9" w:rsidRDefault="009557D1" w:rsidP="00AF237A">
      <w:r w:rsidRPr="008158C9">
        <w:rPr>
          <w:noProof/>
        </w:rPr>
        <w:drawing>
          <wp:inline distT="0" distB="0" distL="0" distR="0" wp14:anchorId="76CF46A5" wp14:editId="76BB9FCB">
            <wp:extent cx="9605645" cy="5426075"/>
            <wp:effectExtent l="0" t="0" r="0" b="0"/>
            <wp:docPr id="1716991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91724" name="Picture 1" descr="A screenshot of a computer&#10;&#10;AI-generated content may be incorrect."/>
                    <pic:cNvPicPr/>
                  </pic:nvPicPr>
                  <pic:blipFill>
                    <a:blip r:embed="rId37"/>
                    <a:stretch>
                      <a:fillRect/>
                    </a:stretch>
                  </pic:blipFill>
                  <pic:spPr>
                    <a:xfrm>
                      <a:off x="0" y="0"/>
                      <a:ext cx="9605645" cy="5426075"/>
                    </a:xfrm>
                    <a:prstGeom prst="rect">
                      <a:avLst/>
                    </a:prstGeom>
                  </pic:spPr>
                </pic:pic>
              </a:graphicData>
            </a:graphic>
          </wp:inline>
        </w:drawing>
      </w:r>
    </w:p>
    <w:p w14:paraId="48FF43DF" w14:textId="77777777" w:rsidR="009557D1" w:rsidRPr="008158C9" w:rsidRDefault="009557D1" w:rsidP="00AF237A"/>
    <w:p w14:paraId="1AEE2C42" w14:textId="292D78B2" w:rsidR="009557D1" w:rsidRPr="008158C9" w:rsidRDefault="009557D1" w:rsidP="00AF237A">
      <w:r w:rsidRPr="008158C9">
        <w:rPr>
          <w:noProof/>
        </w:rPr>
        <w:drawing>
          <wp:inline distT="0" distB="0" distL="0" distR="0" wp14:anchorId="507C1A4E" wp14:editId="1935CA32">
            <wp:extent cx="9605645" cy="5438140"/>
            <wp:effectExtent l="0" t="0" r="0" b="0"/>
            <wp:docPr id="1847296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96148" name="Picture 1" descr="A screenshot of a computer&#10;&#10;AI-generated content may be incorrect."/>
                    <pic:cNvPicPr/>
                  </pic:nvPicPr>
                  <pic:blipFill>
                    <a:blip r:embed="rId38"/>
                    <a:stretch>
                      <a:fillRect/>
                    </a:stretch>
                  </pic:blipFill>
                  <pic:spPr>
                    <a:xfrm>
                      <a:off x="0" y="0"/>
                      <a:ext cx="9605645" cy="5438140"/>
                    </a:xfrm>
                    <a:prstGeom prst="rect">
                      <a:avLst/>
                    </a:prstGeom>
                  </pic:spPr>
                </pic:pic>
              </a:graphicData>
            </a:graphic>
          </wp:inline>
        </w:drawing>
      </w:r>
    </w:p>
    <w:p w14:paraId="2B5D86E0" w14:textId="77777777" w:rsidR="009557D1" w:rsidRPr="008158C9" w:rsidRDefault="009557D1" w:rsidP="00AF237A"/>
    <w:p w14:paraId="70DCC866" w14:textId="245FC238" w:rsidR="009557D1" w:rsidRPr="008158C9" w:rsidRDefault="009557D1" w:rsidP="00AF237A">
      <w:r w:rsidRPr="008158C9">
        <w:rPr>
          <w:noProof/>
        </w:rPr>
        <w:drawing>
          <wp:inline distT="0" distB="0" distL="0" distR="0" wp14:anchorId="08AAA71A" wp14:editId="4017F17E">
            <wp:extent cx="9605645" cy="5416550"/>
            <wp:effectExtent l="0" t="0" r="0" b="6350"/>
            <wp:docPr id="15282287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28713" name="Picture 1" descr="A screenshot of a computer&#10;&#10;AI-generated content may be incorrect."/>
                    <pic:cNvPicPr/>
                  </pic:nvPicPr>
                  <pic:blipFill>
                    <a:blip r:embed="rId39"/>
                    <a:stretch>
                      <a:fillRect/>
                    </a:stretch>
                  </pic:blipFill>
                  <pic:spPr>
                    <a:xfrm>
                      <a:off x="0" y="0"/>
                      <a:ext cx="9605645" cy="5416550"/>
                    </a:xfrm>
                    <a:prstGeom prst="rect">
                      <a:avLst/>
                    </a:prstGeom>
                  </pic:spPr>
                </pic:pic>
              </a:graphicData>
            </a:graphic>
          </wp:inline>
        </w:drawing>
      </w:r>
    </w:p>
    <w:p w14:paraId="31E8E301" w14:textId="5944974D" w:rsidR="009557D1" w:rsidRPr="008158C9" w:rsidRDefault="009557D1" w:rsidP="00AF237A"/>
    <w:p w14:paraId="7981D005" w14:textId="2DC68CA8" w:rsidR="009557D1" w:rsidRPr="008158C9" w:rsidRDefault="009557D1" w:rsidP="00AF237A">
      <w:r w:rsidRPr="008158C9">
        <w:rPr>
          <w:noProof/>
        </w:rPr>
        <w:drawing>
          <wp:inline distT="0" distB="0" distL="0" distR="0" wp14:anchorId="350ED995" wp14:editId="666A4CDE">
            <wp:extent cx="9605645" cy="5413375"/>
            <wp:effectExtent l="0" t="0" r="0" b="0"/>
            <wp:docPr id="1399542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2265" name="Picture 1" descr="A screenshot of a computer&#10;&#10;AI-generated content may be incorrect."/>
                    <pic:cNvPicPr/>
                  </pic:nvPicPr>
                  <pic:blipFill>
                    <a:blip r:embed="rId40"/>
                    <a:stretch>
                      <a:fillRect/>
                    </a:stretch>
                  </pic:blipFill>
                  <pic:spPr>
                    <a:xfrm>
                      <a:off x="0" y="0"/>
                      <a:ext cx="9605645" cy="5413375"/>
                    </a:xfrm>
                    <a:prstGeom prst="rect">
                      <a:avLst/>
                    </a:prstGeom>
                  </pic:spPr>
                </pic:pic>
              </a:graphicData>
            </a:graphic>
          </wp:inline>
        </w:drawing>
      </w:r>
    </w:p>
    <w:p w14:paraId="6F5B4BBD" w14:textId="77777777" w:rsidR="009557D1" w:rsidRPr="008158C9" w:rsidRDefault="009557D1" w:rsidP="00AF237A"/>
    <w:p w14:paraId="61A0E88A" w14:textId="616BBD8C" w:rsidR="009557D1" w:rsidRPr="008158C9" w:rsidRDefault="009557D1" w:rsidP="00AF237A">
      <w:r w:rsidRPr="008158C9">
        <w:rPr>
          <w:noProof/>
        </w:rPr>
        <w:drawing>
          <wp:inline distT="0" distB="0" distL="0" distR="0" wp14:anchorId="7D538051" wp14:editId="0B94BB60">
            <wp:extent cx="9605645" cy="5405755"/>
            <wp:effectExtent l="0" t="0" r="0" b="4445"/>
            <wp:docPr id="1124271638" name="Picture 1" descr="A white car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71638" name="Picture 1" descr="A white card with blue text&#10;&#10;AI-generated content may be incorrect."/>
                    <pic:cNvPicPr/>
                  </pic:nvPicPr>
                  <pic:blipFill>
                    <a:blip r:embed="rId41"/>
                    <a:stretch>
                      <a:fillRect/>
                    </a:stretch>
                  </pic:blipFill>
                  <pic:spPr>
                    <a:xfrm>
                      <a:off x="0" y="0"/>
                      <a:ext cx="9605645" cy="5405755"/>
                    </a:xfrm>
                    <a:prstGeom prst="rect">
                      <a:avLst/>
                    </a:prstGeom>
                  </pic:spPr>
                </pic:pic>
              </a:graphicData>
            </a:graphic>
          </wp:inline>
        </w:drawing>
      </w:r>
    </w:p>
    <w:sectPr w:rsidR="009557D1" w:rsidRPr="008158C9" w:rsidSect="004C3DD1">
      <w:pgSz w:w="16839" w:h="11907" w:orient="landscape"/>
      <w:pgMar w:top="1049" w:right="1145" w:bottom="1049" w:left="567"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889194" w14:textId="77777777" w:rsidR="00130F90" w:rsidRDefault="00130F90" w:rsidP="00AF237A">
      <w:r>
        <w:separator/>
      </w:r>
    </w:p>
  </w:endnote>
  <w:endnote w:type="continuationSeparator" w:id="0">
    <w:p w14:paraId="7D0583BF" w14:textId="77777777" w:rsidR="00130F90" w:rsidRDefault="00130F90" w:rsidP="00AF2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6DEE0" w14:textId="5FAF404D" w:rsidR="00467BFC" w:rsidRDefault="00467BFC" w:rsidP="004C3DD1">
    <w:pPr>
      <w:ind w:right="360"/>
    </w:pPr>
  </w:p>
  <w:p w14:paraId="03E9F7F0" w14:textId="5DA9F711" w:rsidR="004C3DD1" w:rsidRDefault="004C3DD1" w:rsidP="0099392F">
    <w:pPr>
      <w:pStyle w:val="Footer"/>
      <w:framePr w:wrap="none" w:vAnchor="text" w:hAnchor="page" w:x="9710" w:y="6"/>
      <w:rPr>
        <w:rStyle w:val="PageNumber"/>
      </w:rPr>
    </w:pPr>
    <w:r>
      <w:rPr>
        <w:rStyle w:val="PageNumber"/>
      </w:rPr>
      <w:t xml:space="preserve">Página </w:t>
    </w:r>
    <w:sdt>
      <w:sdtPr>
        <w:rPr>
          <w:rStyle w:val="PageNumber"/>
        </w:rPr>
        <w:id w:val="1509940570"/>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rPr>
          <w:t>18</w:t>
        </w:r>
        <w:r>
          <w:rPr>
            <w:rStyle w:val="PageNumber"/>
          </w:rPr>
          <w:fldChar w:fldCharType="end"/>
        </w:r>
      </w:sdtContent>
    </w:sdt>
  </w:p>
  <w:p w14:paraId="6766DEE1" w14:textId="26EB39C6" w:rsidR="00467BFC" w:rsidRDefault="00AF237A" w:rsidP="004C3DD1">
    <w:pPr>
      <w:pStyle w:val="RodapPar"/>
      <w:ind w:right="360"/>
      <w:jc w:val="right"/>
    </w:pPr>
    <w:r>
      <w:rPr>
        <w:noProof/>
      </w:rPr>
      <mc:AlternateContent>
        <mc:Choice Requires="wps">
          <w:drawing>
            <wp:anchor distT="0" distB="0" distL="114300" distR="114300" simplePos="0" relativeHeight="251661312" behindDoc="0" locked="0" layoutInCell="1" allowOverlap="1" wp14:anchorId="06E7CEFF" wp14:editId="378BF54B">
              <wp:simplePos x="0" y="0"/>
              <wp:positionH relativeFrom="column">
                <wp:posOffset>-80010</wp:posOffset>
              </wp:positionH>
              <wp:positionV relativeFrom="paragraph">
                <wp:posOffset>38735</wp:posOffset>
              </wp:positionV>
              <wp:extent cx="2974340" cy="530860"/>
              <wp:effectExtent l="0" t="0" r="0" b="2540"/>
              <wp:wrapNone/>
              <wp:docPr id="1317848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340" cy="530860"/>
                      </a:xfrm>
                      <a:prstGeom prst="rect">
                        <a:avLst/>
                      </a:prstGeom>
                      <a:solidFill>
                        <a:srgbClr val="FFFFFF"/>
                      </a:solidFill>
                      <a:ln w="9525">
                        <a:noFill/>
                        <a:miter lim="800000"/>
                        <a:headEnd/>
                        <a:tailEnd/>
                      </a:ln>
                    </wps:spPr>
                    <wps:txbx>
                      <w:txbxContent>
                        <w:p w14:paraId="20104BBF" w14:textId="77777777" w:rsidR="00AF237A" w:rsidRPr="00F4026F" w:rsidRDefault="00AF237A" w:rsidP="00AF23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360"/>
                          </w:pPr>
                          <w:r w:rsidRPr="00F4026F">
                            <w:rPr>
                              <w:rFonts w:ascii="Arial" w:hAnsi="Arial" w:cs="Arial"/>
                              <w:color w:val="6D6D6D"/>
                              <w:kern w:val="0"/>
                              <w:sz w:val="16"/>
                              <w:szCs w:val="16"/>
                            </w:rPr>
                            <w:t xml:space="preserve">PECORA, </w:t>
                          </w:r>
                          <w:proofErr w:type="gramStart"/>
                          <w:r w:rsidRPr="00F4026F">
                            <w:rPr>
                              <w:rFonts w:ascii="Arial" w:hAnsi="Arial" w:cs="Arial"/>
                              <w:color w:val="6D6D6D"/>
                              <w:kern w:val="0"/>
                              <w:sz w:val="16"/>
                              <w:szCs w:val="16"/>
                            </w:rPr>
                            <w:t>J.E..</w:t>
                          </w:r>
                          <w:proofErr w:type="gramEnd"/>
                          <w:r w:rsidRPr="00F4026F">
                            <w:rPr>
                              <w:rFonts w:ascii="Arial" w:hAnsi="Arial" w:cs="Arial"/>
                              <w:color w:val="6D6D6D"/>
                              <w:kern w:val="0"/>
                              <w:sz w:val="16"/>
                              <w:szCs w:val="16"/>
                            </w:rPr>
                            <w:t xml:space="preserve"> </w:t>
                          </w:r>
                          <w:r w:rsidRPr="00F4026F">
                            <w:rPr>
                              <w:rFonts w:ascii="Arial" w:hAnsi="Arial" w:cs="Arial"/>
                              <w:b/>
                              <w:bCs/>
                              <w:color w:val="6D6D6D"/>
                              <w:kern w:val="0"/>
                              <w:sz w:val="16"/>
                              <w:szCs w:val="16"/>
                            </w:rPr>
                            <w:t>Apostila de Data Science</w:t>
                          </w:r>
                          <w:r>
                            <w:rPr>
                              <w:rFonts w:ascii="Arial" w:hAnsi="Arial" w:cs="Arial"/>
                              <w:b/>
                              <w:bCs/>
                              <w:color w:val="6D6D6D"/>
                              <w:kern w:val="0"/>
                              <w:sz w:val="16"/>
                              <w:szCs w:val="16"/>
                            </w:rPr>
                            <w:t xml:space="preserve"> </w:t>
                          </w:r>
                          <w:r w:rsidRPr="00F4026F">
                            <w:rPr>
                              <w:rFonts w:ascii="Arial" w:hAnsi="Arial" w:cs="Arial"/>
                              <w:color w:val="6D6D6D"/>
                              <w:kern w:val="0"/>
                              <w:sz w:val="16"/>
                              <w:szCs w:val="16"/>
                            </w:rPr>
                            <w:t>Uso exclusivo pelo autor. Não pode ser</w:t>
                          </w:r>
                          <w:r>
                            <w:rPr>
                              <w:rFonts w:ascii="Arial" w:hAnsi="Arial" w:cs="Arial"/>
                              <w:color w:val="6D6D6D"/>
                              <w:kern w:val="0"/>
                              <w:sz w:val="16"/>
                              <w:szCs w:val="16"/>
                            </w:rPr>
                            <w:t xml:space="preserve"> </w:t>
                          </w:r>
                          <w:r w:rsidRPr="00F4026F">
                            <w:rPr>
                              <w:rFonts w:ascii="Arial" w:hAnsi="Arial" w:cs="Arial"/>
                              <w:color w:val="6D6D6D"/>
                              <w:kern w:val="0"/>
                              <w:sz w:val="16"/>
                              <w:szCs w:val="16"/>
                            </w:rPr>
                            <w:t>reproduzida sem autorização. 2025.</w:t>
                          </w:r>
                        </w:p>
                        <w:p w14:paraId="2C36984F" w14:textId="77777777" w:rsidR="00AF237A" w:rsidRPr="00AF237A" w:rsidRDefault="00AF237A" w:rsidP="00AF237A">
                          <w:pPr>
                            <w:rPr>
                              <w:sz w:val="15"/>
                              <w:szCs w:val="15"/>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E7CEFF" id="_x0000_t202" coordsize="21600,21600" o:spt="202" path="m,l,21600r21600,l21600,xe">
              <v:stroke joinstyle="miter"/>
              <v:path gradientshapeok="t" o:connecttype="rect"/>
            </v:shapetype>
            <v:shape id="Caixa de Texto 2" o:spid="_x0000_s1026" type="#_x0000_t202" style="position:absolute;left:0;text-align:left;margin-left:-6.3pt;margin-top:3.05pt;width:234.2pt;height:4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" stroked="f">
              <v:textbox>
                <w:txbxContent>
                  <w:p w14:paraId="20104BBF" w14:textId="77777777" w:rsidR="00AF237A" w:rsidRPr="00F4026F" w:rsidRDefault="00AF237A" w:rsidP="00AF23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360"/>
                    </w:pPr>
                    <w:r w:rsidRPr="00F4026F">
                      <w:rPr>
                        <w:rFonts w:ascii="Arial" w:hAnsi="Arial" w:cs="Arial"/>
                        <w:color w:val="6D6D6D"/>
                        <w:kern w:val="0"/>
                        <w:sz w:val="16"/>
                        <w:szCs w:val="16"/>
                      </w:rPr>
                      <w:t xml:space="preserve">PECORA, </w:t>
                    </w:r>
                    <w:proofErr w:type="gramStart"/>
                    <w:r w:rsidRPr="00F4026F">
                      <w:rPr>
                        <w:rFonts w:ascii="Arial" w:hAnsi="Arial" w:cs="Arial"/>
                        <w:color w:val="6D6D6D"/>
                        <w:kern w:val="0"/>
                        <w:sz w:val="16"/>
                        <w:szCs w:val="16"/>
                      </w:rPr>
                      <w:t>J.E..</w:t>
                    </w:r>
                    <w:proofErr w:type="gramEnd"/>
                    <w:r w:rsidRPr="00F4026F">
                      <w:rPr>
                        <w:rFonts w:ascii="Arial" w:hAnsi="Arial" w:cs="Arial"/>
                        <w:color w:val="6D6D6D"/>
                        <w:kern w:val="0"/>
                        <w:sz w:val="16"/>
                        <w:szCs w:val="16"/>
                      </w:rPr>
                      <w:t xml:space="preserve"> </w:t>
                    </w:r>
                    <w:r w:rsidRPr="00F4026F">
                      <w:rPr>
                        <w:rFonts w:ascii="Arial" w:hAnsi="Arial" w:cs="Arial"/>
                        <w:b/>
                        <w:bCs/>
                        <w:color w:val="6D6D6D"/>
                        <w:kern w:val="0"/>
                        <w:sz w:val="16"/>
                        <w:szCs w:val="16"/>
                      </w:rPr>
                      <w:t>Apostila de Data Science</w:t>
                    </w:r>
                    <w:r>
                      <w:rPr>
                        <w:rFonts w:ascii="Arial" w:hAnsi="Arial" w:cs="Arial"/>
                        <w:b/>
                        <w:bCs/>
                        <w:color w:val="6D6D6D"/>
                        <w:kern w:val="0"/>
                        <w:sz w:val="16"/>
                        <w:szCs w:val="16"/>
                      </w:rPr>
                      <w:t xml:space="preserve"> </w:t>
                    </w:r>
                    <w:r w:rsidRPr="00F4026F">
                      <w:rPr>
                        <w:rFonts w:ascii="Arial" w:hAnsi="Arial" w:cs="Arial"/>
                        <w:color w:val="6D6D6D"/>
                        <w:kern w:val="0"/>
                        <w:sz w:val="16"/>
                        <w:szCs w:val="16"/>
                      </w:rPr>
                      <w:t>Uso exclusivo pelo autor. Não pode ser</w:t>
                    </w:r>
                    <w:r>
                      <w:rPr>
                        <w:rFonts w:ascii="Arial" w:hAnsi="Arial" w:cs="Arial"/>
                        <w:color w:val="6D6D6D"/>
                        <w:kern w:val="0"/>
                        <w:sz w:val="16"/>
                        <w:szCs w:val="16"/>
                      </w:rPr>
                      <w:t xml:space="preserve"> </w:t>
                    </w:r>
                    <w:r w:rsidRPr="00F4026F">
                      <w:rPr>
                        <w:rFonts w:ascii="Arial" w:hAnsi="Arial" w:cs="Arial"/>
                        <w:color w:val="6D6D6D"/>
                        <w:kern w:val="0"/>
                        <w:sz w:val="16"/>
                        <w:szCs w:val="16"/>
                      </w:rPr>
                      <w:t>reproduzida sem autorização. 2025.</w:t>
                    </w:r>
                  </w:p>
                  <w:p w14:paraId="2C36984F" w14:textId="77777777" w:rsidR="00AF237A" w:rsidRPr="00AF237A" w:rsidRDefault="00AF237A" w:rsidP="00AF237A">
                    <w:pPr>
                      <w:rPr>
                        <w:sz w:val="15"/>
                        <w:szCs w:val="15"/>
                      </w:rPr>
                    </w:pPr>
                  </w:p>
                </w:txbxContent>
              </v:textbox>
            </v:shape>
          </w:pict>
        </mc:Fallback>
      </mc:AlternateContent>
    </w:r>
    <w:r w:rsidR="00467BFC">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6DEE2" w14:textId="025BDB31" w:rsidR="00467BFC" w:rsidRDefault="00467BFC" w:rsidP="004C3DD1">
    <w:pPr>
      <w:ind w:right="360"/>
    </w:pPr>
  </w:p>
  <w:p w14:paraId="53CC2FF4" w14:textId="77777777" w:rsidR="004C3DD1" w:rsidRDefault="004C3DD1" w:rsidP="004C3DD1">
    <w:pPr>
      <w:pStyle w:val="Footer"/>
      <w:framePr w:wrap="none" w:vAnchor="text" w:hAnchor="margin" w:xAlign="right" w:y="1"/>
      <w:rPr>
        <w:rStyle w:val="PageNumber"/>
      </w:rPr>
    </w:pPr>
    <w:r>
      <w:rPr>
        <w:rStyle w:val="PageNumber"/>
      </w:rPr>
      <w:t xml:space="preserve">Página </w:t>
    </w:r>
    <w:sdt>
      <w:sdtPr>
        <w:rPr>
          <w:rStyle w:val="PageNumber"/>
        </w:rPr>
        <w:id w:val="1643002770"/>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rPr>
          <w:t>20</w:t>
        </w:r>
        <w:r>
          <w:rPr>
            <w:rStyle w:val="PageNumber"/>
          </w:rPr>
          <w:fldChar w:fldCharType="end"/>
        </w:r>
      </w:sdtContent>
    </w:sdt>
  </w:p>
  <w:p w14:paraId="34F58EC2" w14:textId="77777777" w:rsidR="004C3DD1" w:rsidRDefault="004C3DD1" w:rsidP="004C3DD1">
    <w:pPr>
      <w:pStyle w:val="Footer"/>
      <w:framePr w:wrap="none" w:vAnchor="text" w:hAnchor="page" w:x="14755" w:y="1"/>
      <w:ind w:right="360"/>
      <w:rPr>
        <w:rStyle w:val="PageNumber"/>
      </w:rPr>
    </w:pPr>
    <w:r>
      <w:rPr>
        <w:rStyle w:val="PageNumber"/>
      </w:rPr>
      <w:t xml:space="preserve">Página </w:t>
    </w:r>
    <w:sdt>
      <w:sdtPr>
        <w:rPr>
          <w:rStyle w:val="PageNumber"/>
        </w:rPr>
        <w:id w:val="-1229922213"/>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rPr>
          <w:t>20</w:t>
        </w:r>
        <w:r>
          <w:rPr>
            <w:rStyle w:val="PageNumber"/>
          </w:rPr>
          <w:fldChar w:fldCharType="end"/>
        </w:r>
      </w:sdtContent>
    </w:sdt>
  </w:p>
  <w:p w14:paraId="6766DEE3" w14:textId="3E3922C3" w:rsidR="00467BFC" w:rsidRDefault="00AF237A" w:rsidP="00AF237A">
    <w:pPr>
      <w:pStyle w:val="Rodapmpar"/>
    </w:pPr>
    <w:r>
      <w:rPr>
        <w:noProof/>
      </w:rPr>
      <mc:AlternateContent>
        <mc:Choice Requires="wps">
          <w:drawing>
            <wp:anchor distT="0" distB="0" distL="114300" distR="114300" simplePos="0" relativeHeight="251659264" behindDoc="0" locked="0" layoutInCell="1" allowOverlap="1" wp14:anchorId="6766DEE8" wp14:editId="14781EA2">
              <wp:simplePos x="0" y="0"/>
              <wp:positionH relativeFrom="column">
                <wp:posOffset>-61816</wp:posOffset>
              </wp:positionH>
              <wp:positionV relativeFrom="paragraph">
                <wp:posOffset>40723</wp:posOffset>
              </wp:positionV>
              <wp:extent cx="2974554" cy="530888"/>
              <wp:effectExtent l="0" t="0" r="0" b="2540"/>
              <wp:wrapNone/>
              <wp:docPr id="2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554" cy="530888"/>
                      </a:xfrm>
                      <a:prstGeom prst="rect">
                        <a:avLst/>
                      </a:prstGeom>
                      <a:solidFill>
                        <a:srgbClr val="FFFFFF"/>
                      </a:solidFill>
                      <a:ln w="9525">
                        <a:noFill/>
                        <a:miter lim="800000"/>
                        <a:headEnd/>
                        <a:tailEnd/>
                      </a:ln>
                    </wps:spPr>
                    <wps:txbx>
                      <w:txbxContent>
                        <w:p w14:paraId="5781FF1C" w14:textId="2ACE05B8" w:rsidR="00AF237A" w:rsidRPr="00F4026F" w:rsidRDefault="00AF237A" w:rsidP="00AF23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360"/>
                          </w:pPr>
                          <w:r w:rsidRPr="00F4026F">
                            <w:rPr>
                              <w:rFonts w:ascii="Arial" w:hAnsi="Arial" w:cs="Arial"/>
                              <w:color w:val="6D6D6D"/>
                              <w:kern w:val="0"/>
                              <w:sz w:val="16"/>
                              <w:szCs w:val="16"/>
                            </w:rPr>
                            <w:t xml:space="preserve">PECORA, </w:t>
                          </w:r>
                          <w:proofErr w:type="gramStart"/>
                          <w:r w:rsidRPr="00F4026F">
                            <w:rPr>
                              <w:rFonts w:ascii="Arial" w:hAnsi="Arial" w:cs="Arial"/>
                              <w:color w:val="6D6D6D"/>
                              <w:kern w:val="0"/>
                              <w:sz w:val="16"/>
                              <w:szCs w:val="16"/>
                            </w:rPr>
                            <w:t>J.E..</w:t>
                          </w:r>
                          <w:proofErr w:type="gramEnd"/>
                          <w:r w:rsidRPr="00F4026F">
                            <w:rPr>
                              <w:rFonts w:ascii="Arial" w:hAnsi="Arial" w:cs="Arial"/>
                              <w:color w:val="6D6D6D"/>
                              <w:kern w:val="0"/>
                              <w:sz w:val="16"/>
                              <w:szCs w:val="16"/>
                            </w:rPr>
                            <w:t xml:space="preserve"> </w:t>
                          </w:r>
                          <w:r w:rsidRPr="00F4026F">
                            <w:rPr>
                              <w:rFonts w:ascii="Arial" w:hAnsi="Arial" w:cs="Arial"/>
                              <w:b/>
                              <w:bCs/>
                              <w:color w:val="6D6D6D"/>
                              <w:kern w:val="0"/>
                              <w:sz w:val="16"/>
                              <w:szCs w:val="16"/>
                            </w:rPr>
                            <w:t>Apostila de Data Science</w:t>
                          </w:r>
                          <w:r>
                            <w:rPr>
                              <w:rFonts w:ascii="Arial" w:hAnsi="Arial" w:cs="Arial"/>
                              <w:b/>
                              <w:bCs/>
                              <w:color w:val="6D6D6D"/>
                              <w:kern w:val="0"/>
                              <w:sz w:val="16"/>
                              <w:szCs w:val="16"/>
                            </w:rPr>
                            <w:t xml:space="preserve"> </w:t>
                          </w:r>
                          <w:r w:rsidRPr="00F4026F">
                            <w:rPr>
                              <w:rFonts w:ascii="Arial" w:hAnsi="Arial" w:cs="Arial"/>
                              <w:color w:val="6D6D6D"/>
                              <w:kern w:val="0"/>
                              <w:sz w:val="16"/>
                              <w:szCs w:val="16"/>
                            </w:rPr>
                            <w:t>Uso exclusivo pelo autor. Não pode ser</w:t>
                          </w:r>
                          <w:r>
                            <w:rPr>
                              <w:rFonts w:ascii="Arial" w:hAnsi="Arial" w:cs="Arial"/>
                              <w:color w:val="6D6D6D"/>
                              <w:kern w:val="0"/>
                              <w:sz w:val="16"/>
                              <w:szCs w:val="16"/>
                            </w:rPr>
                            <w:t xml:space="preserve"> </w:t>
                          </w:r>
                          <w:r w:rsidRPr="00F4026F">
                            <w:rPr>
                              <w:rFonts w:ascii="Arial" w:hAnsi="Arial" w:cs="Arial"/>
                              <w:color w:val="6D6D6D"/>
                              <w:kern w:val="0"/>
                              <w:sz w:val="16"/>
                              <w:szCs w:val="16"/>
                            </w:rPr>
                            <w:t>reproduzida sem autorização. 2025.</w:t>
                          </w:r>
                        </w:p>
                        <w:p w14:paraId="6766DEF0" w14:textId="77777777" w:rsidR="00467BFC" w:rsidRPr="00AF237A" w:rsidRDefault="00467BFC" w:rsidP="00AF237A">
                          <w:pPr>
                            <w:rPr>
                              <w:sz w:val="15"/>
                              <w:szCs w:val="15"/>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66DEE8" id="_x0000_t202" coordsize="21600,21600" o:spt="202" path="m,l,21600r21600,l21600,xe">
              <v:stroke joinstyle="miter"/>
              <v:path gradientshapeok="t" o:connecttype="rect"/>
            </v:shapetype>
            <v:shape id="_x0000_s1027" type="#_x0000_t202" style="position:absolute;left:0;text-align:left;margin-left:-4.85pt;margin-top:3.2pt;width:234.2pt;height:4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" stroked="f">
              <v:textbox>
                <w:txbxContent>
                  <w:p w14:paraId="5781FF1C" w14:textId="2ACE05B8" w:rsidR="00AF237A" w:rsidRPr="00F4026F" w:rsidRDefault="00AF237A" w:rsidP="00AF23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360"/>
                    </w:pPr>
                    <w:r w:rsidRPr="00F4026F">
                      <w:rPr>
                        <w:rFonts w:ascii="Arial" w:hAnsi="Arial" w:cs="Arial"/>
                        <w:color w:val="6D6D6D"/>
                        <w:kern w:val="0"/>
                        <w:sz w:val="16"/>
                        <w:szCs w:val="16"/>
                      </w:rPr>
                      <w:t xml:space="preserve">PECORA, </w:t>
                    </w:r>
                    <w:proofErr w:type="gramStart"/>
                    <w:r w:rsidRPr="00F4026F">
                      <w:rPr>
                        <w:rFonts w:ascii="Arial" w:hAnsi="Arial" w:cs="Arial"/>
                        <w:color w:val="6D6D6D"/>
                        <w:kern w:val="0"/>
                        <w:sz w:val="16"/>
                        <w:szCs w:val="16"/>
                      </w:rPr>
                      <w:t>J.E..</w:t>
                    </w:r>
                    <w:proofErr w:type="gramEnd"/>
                    <w:r w:rsidRPr="00F4026F">
                      <w:rPr>
                        <w:rFonts w:ascii="Arial" w:hAnsi="Arial" w:cs="Arial"/>
                        <w:color w:val="6D6D6D"/>
                        <w:kern w:val="0"/>
                        <w:sz w:val="16"/>
                        <w:szCs w:val="16"/>
                      </w:rPr>
                      <w:t xml:space="preserve"> </w:t>
                    </w:r>
                    <w:r w:rsidRPr="00F4026F">
                      <w:rPr>
                        <w:rFonts w:ascii="Arial" w:hAnsi="Arial" w:cs="Arial"/>
                        <w:b/>
                        <w:bCs/>
                        <w:color w:val="6D6D6D"/>
                        <w:kern w:val="0"/>
                        <w:sz w:val="16"/>
                        <w:szCs w:val="16"/>
                      </w:rPr>
                      <w:t>Apostila de Data Science</w:t>
                    </w:r>
                    <w:r>
                      <w:rPr>
                        <w:rFonts w:ascii="Arial" w:hAnsi="Arial" w:cs="Arial"/>
                        <w:b/>
                        <w:bCs/>
                        <w:color w:val="6D6D6D"/>
                        <w:kern w:val="0"/>
                        <w:sz w:val="16"/>
                        <w:szCs w:val="16"/>
                      </w:rPr>
                      <w:t xml:space="preserve"> </w:t>
                    </w:r>
                    <w:r w:rsidRPr="00F4026F">
                      <w:rPr>
                        <w:rFonts w:ascii="Arial" w:hAnsi="Arial" w:cs="Arial"/>
                        <w:color w:val="6D6D6D"/>
                        <w:kern w:val="0"/>
                        <w:sz w:val="16"/>
                        <w:szCs w:val="16"/>
                      </w:rPr>
                      <w:t>Uso exclusivo pelo autor. Não pode ser</w:t>
                    </w:r>
                    <w:r>
                      <w:rPr>
                        <w:rFonts w:ascii="Arial" w:hAnsi="Arial" w:cs="Arial"/>
                        <w:color w:val="6D6D6D"/>
                        <w:kern w:val="0"/>
                        <w:sz w:val="16"/>
                        <w:szCs w:val="16"/>
                      </w:rPr>
                      <w:t xml:space="preserve"> </w:t>
                    </w:r>
                    <w:r w:rsidRPr="00F4026F">
                      <w:rPr>
                        <w:rFonts w:ascii="Arial" w:hAnsi="Arial" w:cs="Arial"/>
                        <w:color w:val="6D6D6D"/>
                        <w:kern w:val="0"/>
                        <w:sz w:val="16"/>
                        <w:szCs w:val="16"/>
                      </w:rPr>
                      <w:t>reproduzida sem autorização. 2025.</w:t>
                    </w:r>
                  </w:p>
                  <w:p w14:paraId="6766DEF0" w14:textId="77777777" w:rsidR="00467BFC" w:rsidRPr="00AF237A" w:rsidRDefault="00467BFC" w:rsidP="00AF237A">
                    <w:pPr>
                      <w:rPr>
                        <w:sz w:val="15"/>
                        <w:szCs w:val="15"/>
                      </w:rPr>
                    </w:pPr>
                  </w:p>
                </w:txbxContent>
              </v:textbox>
            </v:shape>
          </w:pict>
        </mc:Fallback>
      </mc:AlternateContent>
    </w:r>
    <w:r w:rsidR="00467BFC">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81260823"/>
      <w:docPartObj>
        <w:docPartGallery w:val="Page Numbers (Bottom of Page)"/>
        <w:docPartUnique/>
      </w:docPartObj>
    </w:sdtPr>
    <w:sdtContent>
      <w:p w14:paraId="6564AECA" w14:textId="0D253F70" w:rsidR="004C3DD1" w:rsidRDefault="004C3DD1" w:rsidP="000B28B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738C758D" w14:textId="77777777" w:rsidR="004C3DD1" w:rsidRDefault="004C3DD1" w:rsidP="004C3D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7E823" w14:textId="77777777" w:rsidR="00130F90" w:rsidRDefault="00130F90" w:rsidP="00AF237A">
      <w:r>
        <w:separator/>
      </w:r>
    </w:p>
  </w:footnote>
  <w:footnote w:type="continuationSeparator" w:id="0">
    <w:p w14:paraId="24F9CBA0" w14:textId="77777777" w:rsidR="00130F90" w:rsidRDefault="00130F90" w:rsidP="00AF237A">
      <w:r>
        <w:continuationSeparator/>
      </w:r>
    </w:p>
  </w:footnote>
  <w:footnote w:id="1">
    <w:p w14:paraId="6F580CB0" w14:textId="77777777" w:rsidR="00CD461B" w:rsidRPr="006777FD" w:rsidRDefault="00CD461B" w:rsidP="00AF237A">
      <w:pPr>
        <w:pStyle w:val="FootnoteText"/>
        <w:rPr>
          <w:lang w:val="en-US"/>
        </w:rPr>
      </w:pPr>
      <w:r w:rsidRPr="006777FD">
        <w:rPr>
          <w:rStyle w:val="FootnoteReference"/>
        </w:rPr>
        <w:footnoteRef/>
      </w:r>
      <w:r w:rsidRPr="006777FD">
        <w:t xml:space="preserve"> https://www.ibm.com/think/topics/data-science</w:t>
      </w:r>
    </w:p>
  </w:footnote>
  <w:footnote w:id="2">
    <w:p w14:paraId="1FEBA24B" w14:textId="77777777" w:rsidR="00CD461B" w:rsidRPr="006777FD" w:rsidRDefault="00CD461B" w:rsidP="00AF237A">
      <w:pPr>
        <w:pStyle w:val="FootnoteText"/>
        <w:rPr>
          <w:lang w:val="en-US"/>
        </w:rPr>
      </w:pPr>
      <w:r w:rsidRPr="006777FD">
        <w:rPr>
          <w:rStyle w:val="FootnoteReference"/>
        </w:rPr>
        <w:footnoteRef/>
      </w:r>
      <w:r w:rsidRPr="006777FD">
        <w:t xml:space="preserve"> https://www.oracle.com/what-is-data-science/</w:t>
      </w:r>
    </w:p>
  </w:footnote>
  <w:footnote w:id="3">
    <w:p w14:paraId="41E6C1C7" w14:textId="77777777" w:rsidR="001B498F" w:rsidRPr="00FE6BED" w:rsidRDefault="001B498F" w:rsidP="001B498F">
      <w:pPr>
        <w:pStyle w:val="FootnoteText"/>
        <w:rPr>
          <w:lang w:val="es-ES"/>
        </w:rPr>
      </w:pPr>
      <w:r>
        <w:rPr>
          <w:rStyle w:val="FootnoteReference"/>
        </w:rPr>
        <w:footnoteRef/>
      </w:r>
      <w:r>
        <w:t xml:space="preserve"> </w:t>
      </w:r>
      <w:proofErr w:type="spellStart"/>
      <w:r w:rsidRPr="00FE6BED">
        <w:rPr>
          <w:lang w:val="es-ES"/>
        </w:rPr>
        <w:t>Apêndice</w:t>
      </w:r>
      <w:proofErr w:type="spellEnd"/>
      <w:r w:rsidRPr="00FE6BED">
        <w:rPr>
          <w:lang w:val="es-ES"/>
        </w:rPr>
        <w:t xml:space="preserve"> </w:t>
      </w:r>
      <w:proofErr w:type="spellStart"/>
      <w:r w:rsidRPr="00FE6BED">
        <w:rPr>
          <w:lang w:val="es-ES"/>
        </w:rPr>
        <w:t>desta</w:t>
      </w:r>
      <w:proofErr w:type="spellEnd"/>
      <w:r w:rsidRPr="00FE6BED">
        <w:rPr>
          <w:lang w:val="es-ES"/>
        </w:rPr>
        <w:t xml:space="preserve"> </w:t>
      </w:r>
      <w:proofErr w:type="spellStart"/>
      <w:r w:rsidRPr="00FE6BED">
        <w:rPr>
          <w:lang w:val="es-ES"/>
        </w:rPr>
        <w:t>apostila</w:t>
      </w:r>
      <w:proofErr w:type="spellEnd"/>
    </w:p>
  </w:footnote>
  <w:footnote w:id="4">
    <w:p w14:paraId="65C924DC" w14:textId="77777777" w:rsidR="00CD461B" w:rsidRPr="00FE6BED" w:rsidRDefault="00CD461B" w:rsidP="00AF237A">
      <w:pPr>
        <w:pStyle w:val="FootnoteText"/>
        <w:rPr>
          <w:lang w:val="es-ES"/>
        </w:rPr>
      </w:pPr>
      <w:r>
        <w:rPr>
          <w:rStyle w:val="FootnoteReference"/>
        </w:rPr>
        <w:footnoteRef/>
      </w:r>
      <w:r>
        <w:t xml:space="preserve"> </w:t>
      </w:r>
      <w:r w:rsidRPr="00F46E8E">
        <w:t>https://pypi.org/project/pandas-profiling/</w:t>
      </w:r>
    </w:p>
  </w:footnote>
  <w:footnote w:id="5">
    <w:p w14:paraId="7097F259" w14:textId="77777777" w:rsidR="00CD461B" w:rsidRPr="00FE6BED" w:rsidRDefault="00CD461B" w:rsidP="00AF237A">
      <w:pPr>
        <w:pStyle w:val="FootnoteText"/>
        <w:rPr>
          <w:lang w:val="es-ES"/>
        </w:rPr>
      </w:pPr>
      <w:r>
        <w:rPr>
          <w:rStyle w:val="FootnoteReference"/>
        </w:rPr>
        <w:footnoteRef/>
      </w:r>
      <w:r>
        <w:t xml:space="preserve"> </w:t>
      </w:r>
      <w:r w:rsidRPr="00A5214A">
        <w:t>https://www.influxdata.com/blog/pandas-profiling-tutorial/</w:t>
      </w:r>
    </w:p>
  </w:footnote>
  <w:footnote w:id="6">
    <w:p w14:paraId="103925CA" w14:textId="77777777" w:rsidR="00CD461B" w:rsidRPr="00FE6BED" w:rsidRDefault="00CD461B" w:rsidP="00AF237A">
      <w:pPr>
        <w:pStyle w:val="FootnoteText"/>
        <w:rPr>
          <w:lang w:val="es-ES"/>
        </w:rPr>
      </w:pPr>
      <w:r>
        <w:rPr>
          <w:rStyle w:val="FootnoteReference"/>
        </w:rPr>
        <w:footnoteRef/>
      </w:r>
      <w:r>
        <w:t xml:space="preserve"> </w:t>
      </w:r>
      <w:r w:rsidRPr="00B431BF">
        <w:t>https://medium.com/data-hackers/forecast-gradient-boost-5f91104566e2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6DEDE" w14:textId="15FF1A34" w:rsidR="00467BFC" w:rsidRPr="00347297" w:rsidRDefault="00044554" w:rsidP="00AF237A">
    <w:pPr>
      <w:pStyle w:val="CabealhoPar"/>
    </w:pPr>
    <w:sdt>
      <w:sdtPr>
        <w:rPr>
          <w:lang w:val="en-US"/>
        </w:rPr>
        <w:alias w:val="Título"/>
        <w:id w:val="540890930"/>
        <w:dataBinding w:prefixMappings="xmlns:ns0='http://schemas.openxmlformats.org/package/2006/metadata/core-properties' xmlns:ns1='http://purl.org/dc/elements/1.1/'" w:xpath="/ns0:coreProperties[1]/ns1:title[1]" w:storeItemID="{6C3C8BC8-F283-45AE-878A-BAB7291924A1}"/>
        <w:text/>
      </w:sdtPr>
      <w:sdtContent>
        <w:r w:rsidRPr="00044554">
          <w:rPr>
            <w:lang w:val="en-US"/>
          </w:rPr>
          <w:t>LIGA DATA SCENCE – UNIVERSIDADE FEDERAL DO PARANÁ</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6DEDF" w14:textId="6402C88D" w:rsidR="00467BFC" w:rsidRPr="00044554" w:rsidRDefault="00044554" w:rsidP="00AF237A">
    <w:pPr>
      <w:pStyle w:val="Cabealhompar"/>
      <w:rPr>
        <w:lang w:val="en-US"/>
      </w:rPr>
    </w:pPr>
    <w:r>
      <w:rPr>
        <w:lang w:val="en-US"/>
      </w:rPr>
      <w:t>LIGA DATA SCENCE – UNIVERSIDADE FEDERAL DO PARANÁ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00404D4B"/>
    <w:multiLevelType w:val="hybridMultilevel"/>
    <w:tmpl w:val="0B34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B269B1"/>
    <w:multiLevelType w:val="hybridMultilevel"/>
    <w:tmpl w:val="0D7484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07110"/>
    <w:multiLevelType w:val="hybridMultilevel"/>
    <w:tmpl w:val="8D1E57E2"/>
    <w:lvl w:ilvl="0" w:tplc="04090009">
      <w:start w:val="1"/>
      <w:numFmt w:val="bullet"/>
      <w:lvlText w:val=""/>
      <w:lvlJc w:val="left"/>
      <w:pPr>
        <w:ind w:left="720" w:hanging="360"/>
      </w:pPr>
      <w:rPr>
        <w:rFonts w:ascii="Wingdings" w:hAnsi="Wingdings" w:hint="default"/>
      </w:rPr>
    </w:lvl>
    <w:lvl w:ilvl="1" w:tplc="4E300062" w:tentative="1">
      <w:start w:val="1"/>
      <w:numFmt w:val="bullet"/>
      <w:lvlText w:val=""/>
      <w:lvlJc w:val="left"/>
      <w:pPr>
        <w:tabs>
          <w:tab w:val="num" w:pos="1440"/>
        </w:tabs>
        <w:ind w:left="1440" w:hanging="360"/>
      </w:pPr>
      <w:rPr>
        <w:rFonts w:ascii="Wingdings" w:hAnsi="Wingdings" w:hint="default"/>
      </w:rPr>
    </w:lvl>
    <w:lvl w:ilvl="2" w:tplc="0BB22636" w:tentative="1">
      <w:start w:val="1"/>
      <w:numFmt w:val="bullet"/>
      <w:lvlText w:val=""/>
      <w:lvlJc w:val="left"/>
      <w:pPr>
        <w:tabs>
          <w:tab w:val="num" w:pos="2160"/>
        </w:tabs>
        <w:ind w:left="2160" w:hanging="360"/>
      </w:pPr>
      <w:rPr>
        <w:rFonts w:ascii="Wingdings" w:hAnsi="Wingdings" w:hint="default"/>
      </w:rPr>
    </w:lvl>
    <w:lvl w:ilvl="3" w:tplc="63484CBA" w:tentative="1">
      <w:start w:val="1"/>
      <w:numFmt w:val="bullet"/>
      <w:lvlText w:val=""/>
      <w:lvlJc w:val="left"/>
      <w:pPr>
        <w:tabs>
          <w:tab w:val="num" w:pos="2880"/>
        </w:tabs>
        <w:ind w:left="2880" w:hanging="360"/>
      </w:pPr>
      <w:rPr>
        <w:rFonts w:ascii="Wingdings" w:hAnsi="Wingdings" w:hint="default"/>
      </w:rPr>
    </w:lvl>
    <w:lvl w:ilvl="4" w:tplc="0A965EFA" w:tentative="1">
      <w:start w:val="1"/>
      <w:numFmt w:val="bullet"/>
      <w:lvlText w:val=""/>
      <w:lvlJc w:val="left"/>
      <w:pPr>
        <w:tabs>
          <w:tab w:val="num" w:pos="3600"/>
        </w:tabs>
        <w:ind w:left="3600" w:hanging="360"/>
      </w:pPr>
      <w:rPr>
        <w:rFonts w:ascii="Wingdings" w:hAnsi="Wingdings" w:hint="default"/>
      </w:rPr>
    </w:lvl>
    <w:lvl w:ilvl="5" w:tplc="00806A28" w:tentative="1">
      <w:start w:val="1"/>
      <w:numFmt w:val="bullet"/>
      <w:lvlText w:val=""/>
      <w:lvlJc w:val="left"/>
      <w:pPr>
        <w:tabs>
          <w:tab w:val="num" w:pos="4320"/>
        </w:tabs>
        <w:ind w:left="4320" w:hanging="360"/>
      </w:pPr>
      <w:rPr>
        <w:rFonts w:ascii="Wingdings" w:hAnsi="Wingdings" w:hint="default"/>
      </w:rPr>
    </w:lvl>
    <w:lvl w:ilvl="6" w:tplc="0A8884B6" w:tentative="1">
      <w:start w:val="1"/>
      <w:numFmt w:val="bullet"/>
      <w:lvlText w:val=""/>
      <w:lvlJc w:val="left"/>
      <w:pPr>
        <w:tabs>
          <w:tab w:val="num" w:pos="5040"/>
        </w:tabs>
        <w:ind w:left="5040" w:hanging="360"/>
      </w:pPr>
      <w:rPr>
        <w:rFonts w:ascii="Wingdings" w:hAnsi="Wingdings" w:hint="default"/>
      </w:rPr>
    </w:lvl>
    <w:lvl w:ilvl="7" w:tplc="AF96B25C" w:tentative="1">
      <w:start w:val="1"/>
      <w:numFmt w:val="bullet"/>
      <w:lvlText w:val=""/>
      <w:lvlJc w:val="left"/>
      <w:pPr>
        <w:tabs>
          <w:tab w:val="num" w:pos="5760"/>
        </w:tabs>
        <w:ind w:left="5760" w:hanging="360"/>
      </w:pPr>
      <w:rPr>
        <w:rFonts w:ascii="Wingdings" w:hAnsi="Wingdings" w:hint="default"/>
      </w:rPr>
    </w:lvl>
    <w:lvl w:ilvl="8" w:tplc="00A658D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BD1A7B"/>
    <w:multiLevelType w:val="hybridMultilevel"/>
    <w:tmpl w:val="81E4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22CA3"/>
    <w:multiLevelType w:val="hybridMultilevel"/>
    <w:tmpl w:val="31EA5338"/>
    <w:lvl w:ilvl="0" w:tplc="0409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C07A27"/>
    <w:multiLevelType w:val="multilevel"/>
    <w:tmpl w:val="94E205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7E23718"/>
    <w:multiLevelType w:val="hybridMultilevel"/>
    <w:tmpl w:val="865E6ADE"/>
    <w:lvl w:ilvl="0" w:tplc="04090009">
      <w:start w:val="1"/>
      <w:numFmt w:val="bullet"/>
      <w:lvlText w:val=""/>
      <w:lvlJc w:val="left"/>
      <w:pPr>
        <w:ind w:left="720" w:hanging="360"/>
      </w:pPr>
      <w:rPr>
        <w:rFonts w:ascii="Wingdings" w:hAnsi="Wingdings" w:hint="default"/>
      </w:rPr>
    </w:lvl>
    <w:lvl w:ilvl="1" w:tplc="5ED0CE44" w:tentative="1">
      <w:start w:val="1"/>
      <w:numFmt w:val="bullet"/>
      <w:lvlText w:val=""/>
      <w:lvlJc w:val="left"/>
      <w:pPr>
        <w:tabs>
          <w:tab w:val="num" w:pos="1440"/>
        </w:tabs>
        <w:ind w:left="1440" w:hanging="360"/>
      </w:pPr>
      <w:rPr>
        <w:rFonts w:ascii="Wingdings" w:hAnsi="Wingdings" w:hint="default"/>
      </w:rPr>
    </w:lvl>
    <w:lvl w:ilvl="2" w:tplc="AED21C44" w:tentative="1">
      <w:start w:val="1"/>
      <w:numFmt w:val="bullet"/>
      <w:lvlText w:val=""/>
      <w:lvlJc w:val="left"/>
      <w:pPr>
        <w:tabs>
          <w:tab w:val="num" w:pos="2160"/>
        </w:tabs>
        <w:ind w:left="2160" w:hanging="360"/>
      </w:pPr>
      <w:rPr>
        <w:rFonts w:ascii="Wingdings" w:hAnsi="Wingdings" w:hint="default"/>
      </w:rPr>
    </w:lvl>
    <w:lvl w:ilvl="3" w:tplc="AA38AA82" w:tentative="1">
      <w:start w:val="1"/>
      <w:numFmt w:val="bullet"/>
      <w:lvlText w:val=""/>
      <w:lvlJc w:val="left"/>
      <w:pPr>
        <w:tabs>
          <w:tab w:val="num" w:pos="2880"/>
        </w:tabs>
        <w:ind w:left="2880" w:hanging="360"/>
      </w:pPr>
      <w:rPr>
        <w:rFonts w:ascii="Wingdings" w:hAnsi="Wingdings" w:hint="default"/>
      </w:rPr>
    </w:lvl>
    <w:lvl w:ilvl="4" w:tplc="BA328944" w:tentative="1">
      <w:start w:val="1"/>
      <w:numFmt w:val="bullet"/>
      <w:lvlText w:val=""/>
      <w:lvlJc w:val="left"/>
      <w:pPr>
        <w:tabs>
          <w:tab w:val="num" w:pos="3600"/>
        </w:tabs>
        <w:ind w:left="3600" w:hanging="360"/>
      </w:pPr>
      <w:rPr>
        <w:rFonts w:ascii="Wingdings" w:hAnsi="Wingdings" w:hint="default"/>
      </w:rPr>
    </w:lvl>
    <w:lvl w:ilvl="5" w:tplc="89F04766" w:tentative="1">
      <w:start w:val="1"/>
      <w:numFmt w:val="bullet"/>
      <w:lvlText w:val=""/>
      <w:lvlJc w:val="left"/>
      <w:pPr>
        <w:tabs>
          <w:tab w:val="num" w:pos="4320"/>
        </w:tabs>
        <w:ind w:left="4320" w:hanging="360"/>
      </w:pPr>
      <w:rPr>
        <w:rFonts w:ascii="Wingdings" w:hAnsi="Wingdings" w:hint="default"/>
      </w:rPr>
    </w:lvl>
    <w:lvl w:ilvl="6" w:tplc="74C8ABD2" w:tentative="1">
      <w:start w:val="1"/>
      <w:numFmt w:val="bullet"/>
      <w:lvlText w:val=""/>
      <w:lvlJc w:val="left"/>
      <w:pPr>
        <w:tabs>
          <w:tab w:val="num" w:pos="5040"/>
        </w:tabs>
        <w:ind w:left="5040" w:hanging="360"/>
      </w:pPr>
      <w:rPr>
        <w:rFonts w:ascii="Wingdings" w:hAnsi="Wingdings" w:hint="default"/>
      </w:rPr>
    </w:lvl>
    <w:lvl w:ilvl="7" w:tplc="0364608E" w:tentative="1">
      <w:start w:val="1"/>
      <w:numFmt w:val="bullet"/>
      <w:lvlText w:val=""/>
      <w:lvlJc w:val="left"/>
      <w:pPr>
        <w:tabs>
          <w:tab w:val="num" w:pos="5760"/>
        </w:tabs>
        <w:ind w:left="5760" w:hanging="360"/>
      </w:pPr>
      <w:rPr>
        <w:rFonts w:ascii="Wingdings" w:hAnsi="Wingdings" w:hint="default"/>
      </w:rPr>
    </w:lvl>
    <w:lvl w:ilvl="8" w:tplc="A1CEE8F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AB17A9B"/>
    <w:multiLevelType w:val="multilevel"/>
    <w:tmpl w:val="0409001D"/>
    <w:styleLink w:val="EstilodeListaMediano"/>
    <w:lvl w:ilvl="0">
      <w:start w:val="1"/>
      <w:numFmt w:val="bullet"/>
      <w:lvlText w:val=""/>
      <w:lvlJc w:val="left"/>
      <w:pPr>
        <w:ind w:left="360" w:hanging="360"/>
      </w:pPr>
      <w:rPr>
        <w:rFonts w:ascii="Wingdings 2" w:hAnsi="Wingdings 2" w:hint="default"/>
        <w:color w:val="ED7D3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4055F97"/>
    <w:multiLevelType w:val="hybridMultilevel"/>
    <w:tmpl w:val="E30E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2F60AB"/>
    <w:multiLevelType w:val="hybridMultilevel"/>
    <w:tmpl w:val="B54823CC"/>
    <w:lvl w:ilvl="0" w:tplc="0409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8BA72BF"/>
    <w:multiLevelType w:val="hybridMultilevel"/>
    <w:tmpl w:val="C1B2477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3D7D2FFF"/>
    <w:multiLevelType w:val="hybridMultilevel"/>
    <w:tmpl w:val="2F2C34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746E53"/>
    <w:multiLevelType w:val="hybridMultilevel"/>
    <w:tmpl w:val="8D4035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AC6E20"/>
    <w:multiLevelType w:val="hybridMultilevel"/>
    <w:tmpl w:val="1DE08402"/>
    <w:lvl w:ilvl="0" w:tplc="0409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96E4BEE"/>
    <w:multiLevelType w:val="hybridMultilevel"/>
    <w:tmpl w:val="1D1C3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EA5FD3"/>
    <w:multiLevelType w:val="multilevel"/>
    <w:tmpl w:val="F2C05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D070C5"/>
    <w:multiLevelType w:val="hybridMultilevel"/>
    <w:tmpl w:val="F6C20B38"/>
    <w:lvl w:ilvl="0" w:tplc="4E1846B6">
      <w:start w:val="1"/>
      <w:numFmt w:val="decimal"/>
      <w:lvlText w:val="%1."/>
      <w:lvlJc w:val="left"/>
      <w:pPr>
        <w:tabs>
          <w:tab w:val="num" w:pos="720"/>
        </w:tabs>
        <w:ind w:left="720" w:hanging="360"/>
      </w:pPr>
    </w:lvl>
    <w:lvl w:ilvl="1" w:tplc="04090009">
      <w:start w:val="1"/>
      <w:numFmt w:val="bullet"/>
      <w:lvlText w:val=""/>
      <w:lvlJc w:val="left"/>
      <w:pPr>
        <w:ind w:left="720" w:hanging="360"/>
      </w:pPr>
      <w:rPr>
        <w:rFonts w:ascii="Wingdings" w:hAnsi="Wingdings" w:hint="default"/>
      </w:rPr>
    </w:lvl>
    <w:lvl w:ilvl="2" w:tplc="A6C6A19C" w:tentative="1">
      <w:start w:val="1"/>
      <w:numFmt w:val="decimal"/>
      <w:lvlText w:val="%3."/>
      <w:lvlJc w:val="left"/>
      <w:pPr>
        <w:tabs>
          <w:tab w:val="num" w:pos="2160"/>
        </w:tabs>
        <w:ind w:left="2160" w:hanging="360"/>
      </w:pPr>
    </w:lvl>
    <w:lvl w:ilvl="3" w:tplc="4E323404" w:tentative="1">
      <w:start w:val="1"/>
      <w:numFmt w:val="decimal"/>
      <w:lvlText w:val="%4."/>
      <w:lvlJc w:val="left"/>
      <w:pPr>
        <w:tabs>
          <w:tab w:val="num" w:pos="2880"/>
        </w:tabs>
        <w:ind w:left="2880" w:hanging="360"/>
      </w:pPr>
    </w:lvl>
    <w:lvl w:ilvl="4" w:tplc="D49629A4" w:tentative="1">
      <w:start w:val="1"/>
      <w:numFmt w:val="decimal"/>
      <w:lvlText w:val="%5."/>
      <w:lvlJc w:val="left"/>
      <w:pPr>
        <w:tabs>
          <w:tab w:val="num" w:pos="3600"/>
        </w:tabs>
        <w:ind w:left="3600" w:hanging="360"/>
      </w:pPr>
    </w:lvl>
    <w:lvl w:ilvl="5" w:tplc="F9361EBA" w:tentative="1">
      <w:start w:val="1"/>
      <w:numFmt w:val="decimal"/>
      <w:lvlText w:val="%6."/>
      <w:lvlJc w:val="left"/>
      <w:pPr>
        <w:tabs>
          <w:tab w:val="num" w:pos="4320"/>
        </w:tabs>
        <w:ind w:left="4320" w:hanging="360"/>
      </w:pPr>
    </w:lvl>
    <w:lvl w:ilvl="6" w:tplc="38DE2466" w:tentative="1">
      <w:start w:val="1"/>
      <w:numFmt w:val="decimal"/>
      <w:lvlText w:val="%7."/>
      <w:lvlJc w:val="left"/>
      <w:pPr>
        <w:tabs>
          <w:tab w:val="num" w:pos="5040"/>
        </w:tabs>
        <w:ind w:left="5040" w:hanging="360"/>
      </w:pPr>
    </w:lvl>
    <w:lvl w:ilvl="7" w:tplc="E4120C78" w:tentative="1">
      <w:start w:val="1"/>
      <w:numFmt w:val="decimal"/>
      <w:lvlText w:val="%8."/>
      <w:lvlJc w:val="left"/>
      <w:pPr>
        <w:tabs>
          <w:tab w:val="num" w:pos="5760"/>
        </w:tabs>
        <w:ind w:left="5760" w:hanging="360"/>
      </w:pPr>
    </w:lvl>
    <w:lvl w:ilvl="8" w:tplc="AEF44AF4" w:tentative="1">
      <w:start w:val="1"/>
      <w:numFmt w:val="decimal"/>
      <w:lvlText w:val="%9."/>
      <w:lvlJc w:val="left"/>
      <w:pPr>
        <w:tabs>
          <w:tab w:val="num" w:pos="6480"/>
        </w:tabs>
        <w:ind w:left="6480" w:hanging="360"/>
      </w:pPr>
    </w:lvl>
  </w:abstractNum>
  <w:abstractNum w:abstractNumId="22" w15:restartNumberingAfterBreak="0">
    <w:nsid w:val="62674995"/>
    <w:multiLevelType w:val="hybridMultilevel"/>
    <w:tmpl w:val="5D20FE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6E4676"/>
    <w:multiLevelType w:val="hybridMultilevel"/>
    <w:tmpl w:val="A84849A0"/>
    <w:lvl w:ilvl="0" w:tplc="04090009">
      <w:start w:val="1"/>
      <w:numFmt w:val="bullet"/>
      <w:lvlText w:val=""/>
      <w:lvlJc w:val="left"/>
      <w:pPr>
        <w:ind w:left="720" w:hanging="360"/>
      </w:pPr>
      <w:rPr>
        <w:rFonts w:ascii="Wingdings" w:hAnsi="Wingding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7E20375"/>
    <w:multiLevelType w:val="hybridMultilevel"/>
    <w:tmpl w:val="87985A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9A22B8E"/>
    <w:multiLevelType w:val="hybridMultilevel"/>
    <w:tmpl w:val="27540D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D9458B"/>
    <w:multiLevelType w:val="hybridMultilevel"/>
    <w:tmpl w:val="311A18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E2920"/>
    <w:multiLevelType w:val="hybridMultilevel"/>
    <w:tmpl w:val="F6F23B1C"/>
    <w:lvl w:ilvl="0" w:tplc="0409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17F5EE0"/>
    <w:multiLevelType w:val="hybridMultilevel"/>
    <w:tmpl w:val="0B76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B046AB"/>
    <w:multiLevelType w:val="hybridMultilevel"/>
    <w:tmpl w:val="C3C013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7574463">
    <w:abstractNumId w:val="11"/>
  </w:num>
  <w:num w:numId="2" w16cid:durableId="1638342897">
    <w:abstractNumId w:val="12"/>
  </w:num>
  <w:num w:numId="3" w16cid:durableId="1543245043">
    <w:abstractNumId w:val="3"/>
  </w:num>
  <w:num w:numId="4" w16cid:durableId="1286883859">
    <w:abstractNumId w:val="2"/>
  </w:num>
  <w:num w:numId="5" w16cid:durableId="686373298">
    <w:abstractNumId w:val="1"/>
  </w:num>
  <w:num w:numId="6" w16cid:durableId="2017531154">
    <w:abstractNumId w:val="0"/>
  </w:num>
  <w:num w:numId="7" w16cid:durableId="1233932908">
    <w:abstractNumId w:val="25"/>
  </w:num>
  <w:num w:numId="8" w16cid:durableId="1892812151">
    <w:abstractNumId w:val="21"/>
  </w:num>
  <w:num w:numId="9" w16cid:durableId="1744453477">
    <w:abstractNumId w:val="6"/>
  </w:num>
  <w:num w:numId="10" w16cid:durableId="567149009">
    <w:abstractNumId w:val="10"/>
  </w:num>
  <w:num w:numId="11" w16cid:durableId="960842841">
    <w:abstractNumId w:val="23"/>
  </w:num>
  <w:num w:numId="12" w16cid:durableId="1892695732">
    <w:abstractNumId w:val="29"/>
  </w:num>
  <w:num w:numId="13" w16cid:durableId="327028141">
    <w:abstractNumId w:val="15"/>
  </w:num>
  <w:num w:numId="14" w16cid:durableId="1527214930">
    <w:abstractNumId w:val="22"/>
  </w:num>
  <w:num w:numId="15" w16cid:durableId="1712652849">
    <w:abstractNumId w:val="5"/>
  </w:num>
  <w:num w:numId="16" w16cid:durableId="127475507">
    <w:abstractNumId w:val="28"/>
  </w:num>
  <w:num w:numId="17" w16cid:durableId="45181066">
    <w:abstractNumId w:val="26"/>
  </w:num>
  <w:num w:numId="18" w16cid:durableId="904148738">
    <w:abstractNumId w:val="16"/>
  </w:num>
  <w:num w:numId="19" w16cid:durableId="406074984">
    <w:abstractNumId w:val="19"/>
  </w:num>
  <w:num w:numId="20" w16cid:durableId="1235315867">
    <w:abstractNumId w:val="14"/>
  </w:num>
  <w:num w:numId="21" w16cid:durableId="1737781608">
    <w:abstractNumId w:val="9"/>
  </w:num>
  <w:num w:numId="22" w16cid:durableId="1055202346">
    <w:abstractNumId w:val="17"/>
  </w:num>
  <w:num w:numId="23" w16cid:durableId="2041084549">
    <w:abstractNumId w:val="8"/>
  </w:num>
  <w:num w:numId="24" w16cid:durableId="2093312630">
    <w:abstractNumId w:val="27"/>
  </w:num>
  <w:num w:numId="25" w16cid:durableId="632751102">
    <w:abstractNumId w:val="18"/>
  </w:num>
  <w:num w:numId="26" w16cid:durableId="1394238840">
    <w:abstractNumId w:val="24"/>
  </w:num>
  <w:num w:numId="27" w16cid:durableId="826096014">
    <w:abstractNumId w:val="20"/>
  </w:num>
  <w:num w:numId="28" w16cid:durableId="1813281639">
    <w:abstractNumId w:val="4"/>
  </w:num>
  <w:num w:numId="29" w16cid:durableId="1782264728">
    <w:abstractNumId w:val="7"/>
  </w:num>
  <w:num w:numId="30" w16cid:durableId="1299186071">
    <w:abstractNumId w:val="13"/>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Tereza Pecora">
    <w15:presenceInfo w15:providerId="Windows Live" w15:userId="087e56d75a054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removeDateAndTime/>
  <w:proofState w:spelling="clean" w:grammar="clean"/>
  <w:attachedTemplate r:id="rId1"/>
  <w:defaultTabStop w:val="720"/>
  <w:hyphenationZone w:val="420"/>
  <w:evenAndOddHeaders/>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E4"/>
    <w:rsid w:val="00006B63"/>
    <w:rsid w:val="00014CE7"/>
    <w:rsid w:val="000303F7"/>
    <w:rsid w:val="00044554"/>
    <w:rsid w:val="0005232C"/>
    <w:rsid w:val="00052E26"/>
    <w:rsid w:val="000558A3"/>
    <w:rsid w:val="0006731B"/>
    <w:rsid w:val="00076AB3"/>
    <w:rsid w:val="000860AF"/>
    <w:rsid w:val="000861F2"/>
    <w:rsid w:val="000A088F"/>
    <w:rsid w:val="000B1309"/>
    <w:rsid w:val="000B47F8"/>
    <w:rsid w:val="000B5882"/>
    <w:rsid w:val="000C2977"/>
    <w:rsid w:val="000D2FCA"/>
    <w:rsid w:val="000D5674"/>
    <w:rsid w:val="000F0287"/>
    <w:rsid w:val="000F64B1"/>
    <w:rsid w:val="00101732"/>
    <w:rsid w:val="00103D11"/>
    <w:rsid w:val="00107CA2"/>
    <w:rsid w:val="00107E31"/>
    <w:rsid w:val="00123E46"/>
    <w:rsid w:val="00130F90"/>
    <w:rsid w:val="00131480"/>
    <w:rsid w:val="00131FBD"/>
    <w:rsid w:val="00136862"/>
    <w:rsid w:val="00144599"/>
    <w:rsid w:val="0015015A"/>
    <w:rsid w:val="001730CD"/>
    <w:rsid w:val="00174FFD"/>
    <w:rsid w:val="001760B3"/>
    <w:rsid w:val="001802A7"/>
    <w:rsid w:val="001908C9"/>
    <w:rsid w:val="001916B3"/>
    <w:rsid w:val="001A2246"/>
    <w:rsid w:val="001A44B5"/>
    <w:rsid w:val="001B498F"/>
    <w:rsid w:val="001C1BBC"/>
    <w:rsid w:val="001C6590"/>
    <w:rsid w:val="001D38E0"/>
    <w:rsid w:val="001E00EA"/>
    <w:rsid w:val="001E6EE5"/>
    <w:rsid w:val="001F466F"/>
    <w:rsid w:val="00207E55"/>
    <w:rsid w:val="00211ED3"/>
    <w:rsid w:val="00230340"/>
    <w:rsid w:val="0025054C"/>
    <w:rsid w:val="00251576"/>
    <w:rsid w:val="002538FF"/>
    <w:rsid w:val="00274D7D"/>
    <w:rsid w:val="002770AC"/>
    <w:rsid w:val="002A3538"/>
    <w:rsid w:val="002A58A3"/>
    <w:rsid w:val="002B61CA"/>
    <w:rsid w:val="002C080E"/>
    <w:rsid w:val="002D009D"/>
    <w:rsid w:val="002F095E"/>
    <w:rsid w:val="002F388F"/>
    <w:rsid w:val="002F7A1C"/>
    <w:rsid w:val="00300011"/>
    <w:rsid w:val="00300451"/>
    <w:rsid w:val="003030C2"/>
    <w:rsid w:val="00307975"/>
    <w:rsid w:val="003109A1"/>
    <w:rsid w:val="00317A17"/>
    <w:rsid w:val="003245E0"/>
    <w:rsid w:val="00325635"/>
    <w:rsid w:val="00327617"/>
    <w:rsid w:val="00346496"/>
    <w:rsid w:val="00347297"/>
    <w:rsid w:val="00351385"/>
    <w:rsid w:val="003545F4"/>
    <w:rsid w:val="00367F42"/>
    <w:rsid w:val="00374F62"/>
    <w:rsid w:val="0038075C"/>
    <w:rsid w:val="00381129"/>
    <w:rsid w:val="0038188A"/>
    <w:rsid w:val="00393886"/>
    <w:rsid w:val="003961DC"/>
    <w:rsid w:val="00397866"/>
    <w:rsid w:val="003D1643"/>
    <w:rsid w:val="003D2329"/>
    <w:rsid w:val="003E6C26"/>
    <w:rsid w:val="003E7C52"/>
    <w:rsid w:val="003F1E4E"/>
    <w:rsid w:val="003F6165"/>
    <w:rsid w:val="003F7CC4"/>
    <w:rsid w:val="004116EB"/>
    <w:rsid w:val="00417F89"/>
    <w:rsid w:val="0042117F"/>
    <w:rsid w:val="00437F4A"/>
    <w:rsid w:val="00440C7A"/>
    <w:rsid w:val="004427C2"/>
    <w:rsid w:val="004456C4"/>
    <w:rsid w:val="0045195B"/>
    <w:rsid w:val="0046159C"/>
    <w:rsid w:val="00461D5E"/>
    <w:rsid w:val="00462980"/>
    <w:rsid w:val="00467BFC"/>
    <w:rsid w:val="00471659"/>
    <w:rsid w:val="004848BD"/>
    <w:rsid w:val="004A0613"/>
    <w:rsid w:val="004A1A4F"/>
    <w:rsid w:val="004A2DC6"/>
    <w:rsid w:val="004B204D"/>
    <w:rsid w:val="004B36FB"/>
    <w:rsid w:val="004B69DE"/>
    <w:rsid w:val="004C077A"/>
    <w:rsid w:val="004C3DD1"/>
    <w:rsid w:val="004E1692"/>
    <w:rsid w:val="004F2511"/>
    <w:rsid w:val="004F41F9"/>
    <w:rsid w:val="005076FF"/>
    <w:rsid w:val="00510326"/>
    <w:rsid w:val="00510716"/>
    <w:rsid w:val="00510E3C"/>
    <w:rsid w:val="0051195C"/>
    <w:rsid w:val="005244BB"/>
    <w:rsid w:val="00533F04"/>
    <w:rsid w:val="005352E8"/>
    <w:rsid w:val="005468C2"/>
    <w:rsid w:val="00550E09"/>
    <w:rsid w:val="00553236"/>
    <w:rsid w:val="00565EF9"/>
    <w:rsid w:val="00571BE0"/>
    <w:rsid w:val="00575ECB"/>
    <w:rsid w:val="00582134"/>
    <w:rsid w:val="005822A9"/>
    <w:rsid w:val="00583C92"/>
    <w:rsid w:val="00592A6A"/>
    <w:rsid w:val="00593C96"/>
    <w:rsid w:val="005A720E"/>
    <w:rsid w:val="005B2DFC"/>
    <w:rsid w:val="005E6D7C"/>
    <w:rsid w:val="005E7371"/>
    <w:rsid w:val="005F0620"/>
    <w:rsid w:val="005F68B3"/>
    <w:rsid w:val="0060000D"/>
    <w:rsid w:val="00606AFC"/>
    <w:rsid w:val="00610D78"/>
    <w:rsid w:val="00626C08"/>
    <w:rsid w:val="00632845"/>
    <w:rsid w:val="00633C53"/>
    <w:rsid w:val="00634A62"/>
    <w:rsid w:val="006408F4"/>
    <w:rsid w:val="00644010"/>
    <w:rsid w:val="00645A4C"/>
    <w:rsid w:val="006466CF"/>
    <w:rsid w:val="006566B6"/>
    <w:rsid w:val="0066611B"/>
    <w:rsid w:val="006661F9"/>
    <w:rsid w:val="0066673C"/>
    <w:rsid w:val="006828F1"/>
    <w:rsid w:val="00685C28"/>
    <w:rsid w:val="006A33D2"/>
    <w:rsid w:val="006A57C5"/>
    <w:rsid w:val="006B1774"/>
    <w:rsid w:val="006C155E"/>
    <w:rsid w:val="006C3DC5"/>
    <w:rsid w:val="006C5CAC"/>
    <w:rsid w:val="006D01EA"/>
    <w:rsid w:val="006E0719"/>
    <w:rsid w:val="006E579B"/>
    <w:rsid w:val="006F3B2D"/>
    <w:rsid w:val="00700EFE"/>
    <w:rsid w:val="00720E52"/>
    <w:rsid w:val="00723C58"/>
    <w:rsid w:val="00733DA8"/>
    <w:rsid w:val="007460CF"/>
    <w:rsid w:val="007509C3"/>
    <w:rsid w:val="00753BF8"/>
    <w:rsid w:val="00754A29"/>
    <w:rsid w:val="00760A2A"/>
    <w:rsid w:val="00761498"/>
    <w:rsid w:val="00774AEE"/>
    <w:rsid w:val="00786196"/>
    <w:rsid w:val="0079239B"/>
    <w:rsid w:val="007A0E0F"/>
    <w:rsid w:val="007A5CF8"/>
    <w:rsid w:val="007A6E05"/>
    <w:rsid w:val="007B133A"/>
    <w:rsid w:val="007D368D"/>
    <w:rsid w:val="007E18ED"/>
    <w:rsid w:val="007E5701"/>
    <w:rsid w:val="007F209A"/>
    <w:rsid w:val="007F30E4"/>
    <w:rsid w:val="007F5E9A"/>
    <w:rsid w:val="00804EC4"/>
    <w:rsid w:val="0080650E"/>
    <w:rsid w:val="008079A2"/>
    <w:rsid w:val="008158C9"/>
    <w:rsid w:val="008161AD"/>
    <w:rsid w:val="00824BF7"/>
    <w:rsid w:val="00827002"/>
    <w:rsid w:val="00834914"/>
    <w:rsid w:val="00842510"/>
    <w:rsid w:val="00845D8F"/>
    <w:rsid w:val="00845EFA"/>
    <w:rsid w:val="00855411"/>
    <w:rsid w:val="00860CC6"/>
    <w:rsid w:val="008614F0"/>
    <w:rsid w:val="00863B86"/>
    <w:rsid w:val="00877567"/>
    <w:rsid w:val="00881905"/>
    <w:rsid w:val="00881A4A"/>
    <w:rsid w:val="008C4BC7"/>
    <w:rsid w:val="008C6FEE"/>
    <w:rsid w:val="008E38DB"/>
    <w:rsid w:val="008E6B1B"/>
    <w:rsid w:val="008F3544"/>
    <w:rsid w:val="0091718F"/>
    <w:rsid w:val="00917B9D"/>
    <w:rsid w:val="00924A73"/>
    <w:rsid w:val="00933429"/>
    <w:rsid w:val="0094315F"/>
    <w:rsid w:val="009446E3"/>
    <w:rsid w:val="00944D5A"/>
    <w:rsid w:val="009472E3"/>
    <w:rsid w:val="0095376A"/>
    <w:rsid w:val="009549A1"/>
    <w:rsid w:val="009557D1"/>
    <w:rsid w:val="009559F1"/>
    <w:rsid w:val="00961C5E"/>
    <w:rsid w:val="00965F89"/>
    <w:rsid w:val="0097536E"/>
    <w:rsid w:val="00977E02"/>
    <w:rsid w:val="00980A32"/>
    <w:rsid w:val="009931B8"/>
    <w:rsid w:val="0099392F"/>
    <w:rsid w:val="009A00DA"/>
    <w:rsid w:val="009A09D2"/>
    <w:rsid w:val="009A5C21"/>
    <w:rsid w:val="009C19BC"/>
    <w:rsid w:val="009C7EE5"/>
    <w:rsid w:val="009D2C49"/>
    <w:rsid w:val="00A02D4A"/>
    <w:rsid w:val="00A03916"/>
    <w:rsid w:val="00A10732"/>
    <w:rsid w:val="00A14A69"/>
    <w:rsid w:val="00A2362D"/>
    <w:rsid w:val="00A324A2"/>
    <w:rsid w:val="00A3716D"/>
    <w:rsid w:val="00A401E9"/>
    <w:rsid w:val="00A605BC"/>
    <w:rsid w:val="00A60A76"/>
    <w:rsid w:val="00A64AB2"/>
    <w:rsid w:val="00A707F3"/>
    <w:rsid w:val="00A76286"/>
    <w:rsid w:val="00A8121D"/>
    <w:rsid w:val="00A87EE8"/>
    <w:rsid w:val="00A95DCE"/>
    <w:rsid w:val="00AA15FE"/>
    <w:rsid w:val="00AA5579"/>
    <w:rsid w:val="00AB017E"/>
    <w:rsid w:val="00AB0693"/>
    <w:rsid w:val="00AB6C32"/>
    <w:rsid w:val="00AC608E"/>
    <w:rsid w:val="00AE169B"/>
    <w:rsid w:val="00AF237A"/>
    <w:rsid w:val="00B041A2"/>
    <w:rsid w:val="00B05101"/>
    <w:rsid w:val="00B11E9F"/>
    <w:rsid w:val="00B12845"/>
    <w:rsid w:val="00B150DE"/>
    <w:rsid w:val="00B1696B"/>
    <w:rsid w:val="00B20A46"/>
    <w:rsid w:val="00B5083E"/>
    <w:rsid w:val="00B56A62"/>
    <w:rsid w:val="00B60BCB"/>
    <w:rsid w:val="00B71735"/>
    <w:rsid w:val="00B73004"/>
    <w:rsid w:val="00B75618"/>
    <w:rsid w:val="00B77A50"/>
    <w:rsid w:val="00B8144C"/>
    <w:rsid w:val="00B82AFF"/>
    <w:rsid w:val="00BA7791"/>
    <w:rsid w:val="00BA7E19"/>
    <w:rsid w:val="00BB1B00"/>
    <w:rsid w:val="00BB1C57"/>
    <w:rsid w:val="00BB1D8A"/>
    <w:rsid w:val="00BB3EF1"/>
    <w:rsid w:val="00BB41C9"/>
    <w:rsid w:val="00BB47FB"/>
    <w:rsid w:val="00BC5360"/>
    <w:rsid w:val="00BD3216"/>
    <w:rsid w:val="00BE13ED"/>
    <w:rsid w:val="00BE45FB"/>
    <w:rsid w:val="00BF7402"/>
    <w:rsid w:val="00C02B8C"/>
    <w:rsid w:val="00C047CE"/>
    <w:rsid w:val="00C44886"/>
    <w:rsid w:val="00C52715"/>
    <w:rsid w:val="00C57746"/>
    <w:rsid w:val="00C6332A"/>
    <w:rsid w:val="00C71A0C"/>
    <w:rsid w:val="00C9295C"/>
    <w:rsid w:val="00C94395"/>
    <w:rsid w:val="00CC1528"/>
    <w:rsid w:val="00CC3181"/>
    <w:rsid w:val="00CC6915"/>
    <w:rsid w:val="00CC7810"/>
    <w:rsid w:val="00CD0877"/>
    <w:rsid w:val="00CD461B"/>
    <w:rsid w:val="00CD7677"/>
    <w:rsid w:val="00CE0EDF"/>
    <w:rsid w:val="00CE37B2"/>
    <w:rsid w:val="00CE676E"/>
    <w:rsid w:val="00CF792D"/>
    <w:rsid w:val="00D07EA1"/>
    <w:rsid w:val="00D26446"/>
    <w:rsid w:val="00D326F7"/>
    <w:rsid w:val="00D435E0"/>
    <w:rsid w:val="00D46D04"/>
    <w:rsid w:val="00D55710"/>
    <w:rsid w:val="00D63762"/>
    <w:rsid w:val="00D66307"/>
    <w:rsid w:val="00D72987"/>
    <w:rsid w:val="00D7316F"/>
    <w:rsid w:val="00D826B8"/>
    <w:rsid w:val="00D95A01"/>
    <w:rsid w:val="00DA2DD6"/>
    <w:rsid w:val="00DA49E0"/>
    <w:rsid w:val="00DA77B5"/>
    <w:rsid w:val="00DB2429"/>
    <w:rsid w:val="00DB2A76"/>
    <w:rsid w:val="00DB6B53"/>
    <w:rsid w:val="00DC1FDD"/>
    <w:rsid w:val="00DC55D2"/>
    <w:rsid w:val="00DD16E7"/>
    <w:rsid w:val="00DD29E1"/>
    <w:rsid w:val="00DE28B9"/>
    <w:rsid w:val="00DE6156"/>
    <w:rsid w:val="00DE61A0"/>
    <w:rsid w:val="00DF309E"/>
    <w:rsid w:val="00DF54D0"/>
    <w:rsid w:val="00E0185D"/>
    <w:rsid w:val="00E02402"/>
    <w:rsid w:val="00E0258A"/>
    <w:rsid w:val="00E0326A"/>
    <w:rsid w:val="00E10F78"/>
    <w:rsid w:val="00E16048"/>
    <w:rsid w:val="00E22AA1"/>
    <w:rsid w:val="00E32110"/>
    <w:rsid w:val="00E361C9"/>
    <w:rsid w:val="00E36F62"/>
    <w:rsid w:val="00E51EF8"/>
    <w:rsid w:val="00E53358"/>
    <w:rsid w:val="00E63F32"/>
    <w:rsid w:val="00E66A8B"/>
    <w:rsid w:val="00E730E3"/>
    <w:rsid w:val="00E74DD5"/>
    <w:rsid w:val="00E765FF"/>
    <w:rsid w:val="00E914A7"/>
    <w:rsid w:val="00E93F3A"/>
    <w:rsid w:val="00EE18B0"/>
    <w:rsid w:val="00EE6ADF"/>
    <w:rsid w:val="00EF57C4"/>
    <w:rsid w:val="00EF57CD"/>
    <w:rsid w:val="00F01023"/>
    <w:rsid w:val="00F033D9"/>
    <w:rsid w:val="00F04C41"/>
    <w:rsid w:val="00F15B4F"/>
    <w:rsid w:val="00F218B7"/>
    <w:rsid w:val="00F26CEC"/>
    <w:rsid w:val="00F55616"/>
    <w:rsid w:val="00F82A4E"/>
    <w:rsid w:val="00F82BE0"/>
    <w:rsid w:val="00F8464A"/>
    <w:rsid w:val="00F92CDC"/>
    <w:rsid w:val="00F93BF9"/>
    <w:rsid w:val="00FA12A8"/>
    <w:rsid w:val="00FA3797"/>
    <w:rsid w:val="00FB35C3"/>
    <w:rsid w:val="00FB5526"/>
    <w:rsid w:val="00FB7890"/>
    <w:rsid w:val="00FD42A3"/>
    <w:rsid w:val="00FD5652"/>
    <w:rsid w:val="00FE6BED"/>
    <w:rsid w:val="00FF1CE3"/>
    <w:rsid w:val="00FF6E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6DE6A"/>
  <w15:docId w15:val="{D3352EDD-8BE2-429D-8549-239867833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imes New Roman"/>
        <w:kern w:val="24"/>
        <w:sz w:val="23"/>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37A"/>
    <w:pPr>
      <w:spacing w:after="180" w:line="264" w:lineRule="auto"/>
      <w:jc w:val="both"/>
    </w:pPr>
    <w:rPr>
      <w:rFonts w:ascii="Times New Roman" w:hAnsi="Times New Roman"/>
      <w:sz w:val="24"/>
      <w:szCs w:val="24"/>
    </w:rPr>
  </w:style>
  <w:style w:type="paragraph" w:styleId="Heading1">
    <w:name w:val="heading 1"/>
    <w:basedOn w:val="Normal"/>
    <w:next w:val="Normal"/>
    <w:link w:val="Heading1Char"/>
    <w:uiPriority w:val="9"/>
    <w:unhideWhenUsed/>
    <w:qFormat/>
    <w:rsid w:val="00980A32"/>
    <w:pPr>
      <w:spacing w:before="300" w:after="80" w:line="240" w:lineRule="auto"/>
      <w:outlineLvl w:val="0"/>
    </w:pPr>
    <w:rPr>
      <w:rFonts w:asciiTheme="majorHAnsi" w:hAnsiTheme="majorHAnsi"/>
      <w:caps/>
      <w:color w:val="44546A" w:themeColor="text2"/>
      <w:sz w:val="32"/>
      <w:szCs w:val="32"/>
    </w:rPr>
  </w:style>
  <w:style w:type="paragraph" w:styleId="Heading2">
    <w:name w:val="heading 2"/>
    <w:basedOn w:val="Normal"/>
    <w:next w:val="Normal"/>
    <w:link w:val="Heading2Char"/>
    <w:uiPriority w:val="9"/>
    <w:unhideWhenUsed/>
    <w:qFormat/>
    <w:rsid w:val="00980A32"/>
    <w:pPr>
      <w:spacing w:before="240" w:after="80"/>
      <w:outlineLvl w:val="1"/>
    </w:pPr>
    <w:rPr>
      <w:b/>
      <w:color w:val="4472C4" w:themeColor="accent1"/>
      <w:spacing w:val="20"/>
      <w:sz w:val="28"/>
      <w:szCs w:val="28"/>
    </w:rPr>
  </w:style>
  <w:style w:type="paragraph" w:styleId="Heading3">
    <w:name w:val="heading 3"/>
    <w:basedOn w:val="Normal"/>
    <w:next w:val="Normal"/>
    <w:link w:val="Heading3Char"/>
    <w:uiPriority w:val="9"/>
    <w:unhideWhenUsed/>
    <w:qFormat/>
    <w:rsid w:val="00980A32"/>
    <w:pPr>
      <w:spacing w:before="240" w:after="60"/>
      <w:outlineLvl w:val="2"/>
    </w:pPr>
    <w:rPr>
      <w:b/>
      <w:color w:val="000000" w:themeColor="text1"/>
      <w:spacing w:val="10"/>
    </w:rPr>
  </w:style>
  <w:style w:type="paragraph" w:styleId="Heading4">
    <w:name w:val="heading 4"/>
    <w:basedOn w:val="Normal"/>
    <w:next w:val="Normal"/>
    <w:link w:val="Heading4Char"/>
    <w:uiPriority w:val="9"/>
    <w:semiHidden/>
    <w:unhideWhenUsed/>
    <w:qFormat/>
    <w:rsid w:val="00980A32"/>
    <w:p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980A32"/>
    <w:pPr>
      <w:spacing w:before="200" w:after="0"/>
      <w:outlineLvl w:val="4"/>
    </w:pPr>
    <w:rPr>
      <w:b/>
      <w:color w:val="44546A" w:themeColor="text2"/>
      <w:spacing w:val="10"/>
      <w:szCs w:val="26"/>
    </w:rPr>
  </w:style>
  <w:style w:type="paragraph" w:styleId="Heading6">
    <w:name w:val="heading 6"/>
    <w:basedOn w:val="Normal"/>
    <w:next w:val="Normal"/>
    <w:link w:val="Heading6Char"/>
    <w:uiPriority w:val="9"/>
    <w:semiHidden/>
    <w:unhideWhenUsed/>
    <w:qFormat/>
    <w:rsid w:val="00980A32"/>
    <w:pPr>
      <w:spacing w:after="0"/>
      <w:outlineLvl w:val="5"/>
    </w:pPr>
    <w:rPr>
      <w:b/>
      <w:color w:val="ED7D31" w:themeColor="accent2"/>
      <w:spacing w:val="10"/>
    </w:rPr>
  </w:style>
  <w:style w:type="paragraph" w:styleId="Heading7">
    <w:name w:val="heading 7"/>
    <w:basedOn w:val="Normal"/>
    <w:next w:val="Normal"/>
    <w:link w:val="Heading7Char"/>
    <w:uiPriority w:val="9"/>
    <w:semiHidden/>
    <w:unhideWhenUsed/>
    <w:qFormat/>
    <w:rsid w:val="00980A32"/>
    <w:p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980A32"/>
    <w:pPr>
      <w:spacing w:after="0"/>
      <w:outlineLvl w:val="7"/>
    </w:pPr>
    <w:rPr>
      <w:b/>
      <w:i/>
      <w:color w:val="4472C4" w:themeColor="accent1"/>
      <w:spacing w:val="10"/>
    </w:rPr>
  </w:style>
  <w:style w:type="paragraph" w:styleId="Heading9">
    <w:name w:val="heading 9"/>
    <w:basedOn w:val="Normal"/>
    <w:next w:val="Normal"/>
    <w:link w:val="Heading9Char"/>
    <w:uiPriority w:val="9"/>
    <w:semiHidden/>
    <w:unhideWhenUsed/>
    <w:qFormat/>
    <w:rsid w:val="00980A32"/>
    <w:pPr>
      <w:spacing w:after="0"/>
      <w:outlineLvl w:val="8"/>
    </w:pPr>
    <w:rPr>
      <w:b/>
      <w:caps/>
      <w:color w:val="A5A5A5"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A32"/>
    <w:rPr>
      <w:rFonts w:asciiTheme="majorHAnsi" w:hAnsiTheme="majorHAnsi" w:cs="Times New Roman"/>
      <w:caps/>
      <w:color w:val="44546A" w:themeColor="text2"/>
      <w:sz w:val="32"/>
      <w:szCs w:val="32"/>
    </w:rPr>
  </w:style>
  <w:style w:type="character" w:customStyle="1" w:styleId="Heading2Char">
    <w:name w:val="Heading 2 Char"/>
    <w:basedOn w:val="DefaultParagraphFont"/>
    <w:link w:val="Heading2"/>
    <w:uiPriority w:val="9"/>
    <w:rsid w:val="00980A32"/>
    <w:rPr>
      <w:rFonts w:cs="Times New Roman"/>
      <w:b/>
      <w:color w:val="4472C4" w:themeColor="accent1"/>
      <w:spacing w:val="20"/>
      <w:sz w:val="28"/>
      <w:szCs w:val="28"/>
    </w:rPr>
  </w:style>
  <w:style w:type="character" w:customStyle="1" w:styleId="Heading3Char">
    <w:name w:val="Heading 3 Char"/>
    <w:basedOn w:val="DefaultParagraphFont"/>
    <w:link w:val="Heading3"/>
    <w:uiPriority w:val="9"/>
    <w:rsid w:val="00980A32"/>
    <w:rPr>
      <w:rFonts w:cs="Times New Roman"/>
      <w:b/>
      <w:color w:val="000000" w:themeColor="text1"/>
      <w:spacing w:val="10"/>
      <w:sz w:val="23"/>
      <w:szCs w:val="23"/>
    </w:rPr>
  </w:style>
  <w:style w:type="paragraph" w:styleId="Footer">
    <w:name w:val="footer"/>
    <w:basedOn w:val="Normal"/>
    <w:link w:val="FooterChar"/>
    <w:uiPriority w:val="99"/>
    <w:unhideWhenUsed/>
    <w:rsid w:val="00980A32"/>
    <w:pPr>
      <w:tabs>
        <w:tab w:val="center" w:pos="4320"/>
        <w:tab w:val="right" w:pos="8640"/>
      </w:tabs>
    </w:pPr>
  </w:style>
  <w:style w:type="character" w:customStyle="1" w:styleId="FooterChar">
    <w:name w:val="Footer Char"/>
    <w:basedOn w:val="DefaultParagraphFont"/>
    <w:link w:val="Footer"/>
    <w:uiPriority w:val="99"/>
    <w:rsid w:val="00980A32"/>
    <w:rPr>
      <w:rFonts w:cs="Times New Roman"/>
      <w:sz w:val="23"/>
      <w:szCs w:val="23"/>
    </w:rPr>
  </w:style>
  <w:style w:type="paragraph" w:styleId="Header">
    <w:name w:val="header"/>
    <w:basedOn w:val="Normal"/>
    <w:link w:val="HeaderChar"/>
    <w:uiPriority w:val="99"/>
    <w:unhideWhenUsed/>
    <w:rsid w:val="00980A32"/>
    <w:pPr>
      <w:tabs>
        <w:tab w:val="center" w:pos="4320"/>
        <w:tab w:val="right" w:pos="8640"/>
      </w:tabs>
    </w:pPr>
  </w:style>
  <w:style w:type="character" w:customStyle="1" w:styleId="HeaderChar">
    <w:name w:val="Header Char"/>
    <w:basedOn w:val="DefaultParagraphFont"/>
    <w:link w:val="Header"/>
    <w:uiPriority w:val="99"/>
    <w:rsid w:val="00980A32"/>
    <w:rPr>
      <w:rFonts w:cs="Times New Roman"/>
      <w:sz w:val="23"/>
      <w:szCs w:val="23"/>
    </w:rPr>
  </w:style>
  <w:style w:type="paragraph" w:styleId="IntenseQuote">
    <w:name w:val="Intense Quote"/>
    <w:basedOn w:val="Normal"/>
    <w:link w:val="IntenseQuoteChar"/>
    <w:uiPriority w:val="30"/>
    <w:qFormat/>
    <w:rsid w:val="00980A32"/>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ind w:left="720" w:right="720"/>
      <w:contextualSpacing/>
    </w:pPr>
    <w:rPr>
      <w:b/>
      <w:color w:val="ED7D31" w:themeColor="accent2"/>
    </w:rPr>
  </w:style>
  <w:style w:type="character" w:customStyle="1" w:styleId="IntenseQuoteChar">
    <w:name w:val="Intense Quote Char"/>
    <w:basedOn w:val="DefaultParagraphFont"/>
    <w:link w:val="IntenseQuote"/>
    <w:uiPriority w:val="30"/>
    <w:rsid w:val="00980A32"/>
    <w:rPr>
      <w:rFonts w:cs="Times New Roman"/>
      <w:b/>
      <w:color w:val="ED7D31" w:themeColor="accent2"/>
      <w:sz w:val="23"/>
      <w:szCs w:val="23"/>
      <w:shd w:val="clear" w:color="auto" w:fill="FFFFFF" w:themeFill="background1"/>
    </w:rPr>
  </w:style>
  <w:style w:type="paragraph" w:styleId="Subtitle">
    <w:name w:val="Subtitle"/>
    <w:basedOn w:val="Normal"/>
    <w:link w:val="SubtitleChar"/>
    <w:uiPriority w:val="11"/>
    <w:qFormat/>
    <w:rsid w:val="00980A32"/>
    <w:pPr>
      <w:spacing w:after="720" w:line="240" w:lineRule="auto"/>
    </w:pPr>
    <w:rPr>
      <w:rFonts w:asciiTheme="majorHAnsi" w:hAnsiTheme="majorHAnsi"/>
      <w:b/>
      <w:caps/>
      <w:color w:val="ED7D31" w:themeColor="accent2"/>
      <w:spacing w:val="50"/>
    </w:rPr>
  </w:style>
  <w:style w:type="character" w:customStyle="1" w:styleId="SubtitleChar">
    <w:name w:val="Subtitle Char"/>
    <w:basedOn w:val="DefaultParagraphFont"/>
    <w:link w:val="Subtitle"/>
    <w:uiPriority w:val="11"/>
    <w:rsid w:val="00980A32"/>
    <w:rPr>
      <w:rFonts w:asciiTheme="majorHAnsi" w:hAnsiTheme="majorHAnsi" w:cs="Times New Roman"/>
      <w:b/>
      <w:caps/>
      <w:color w:val="ED7D31" w:themeColor="accent2"/>
      <w:spacing w:val="50"/>
      <w:sz w:val="24"/>
    </w:rPr>
  </w:style>
  <w:style w:type="paragraph" w:styleId="Title">
    <w:name w:val="Title"/>
    <w:basedOn w:val="Normal"/>
    <w:link w:val="TitleChar"/>
    <w:uiPriority w:val="10"/>
    <w:qFormat/>
    <w:rsid w:val="00980A32"/>
    <w:pPr>
      <w:spacing w:after="0" w:line="240" w:lineRule="auto"/>
    </w:pPr>
    <w:rPr>
      <w:color w:val="44546A" w:themeColor="text2"/>
      <w:sz w:val="72"/>
      <w:szCs w:val="72"/>
    </w:rPr>
  </w:style>
  <w:style w:type="character" w:customStyle="1" w:styleId="TitleChar">
    <w:name w:val="Title Char"/>
    <w:basedOn w:val="DefaultParagraphFont"/>
    <w:link w:val="Title"/>
    <w:uiPriority w:val="10"/>
    <w:rsid w:val="00980A32"/>
    <w:rPr>
      <w:rFonts w:cs="Times New Roman"/>
      <w:color w:val="44546A" w:themeColor="text2"/>
      <w:sz w:val="72"/>
      <w:szCs w:val="72"/>
    </w:rPr>
  </w:style>
  <w:style w:type="paragraph" w:styleId="BalloonText">
    <w:name w:val="Balloon Text"/>
    <w:basedOn w:val="Normal"/>
    <w:link w:val="BalloonTextChar"/>
    <w:uiPriority w:val="99"/>
    <w:semiHidden/>
    <w:unhideWhenUsed/>
    <w:rsid w:val="00980A32"/>
    <w:rPr>
      <w:rFonts w:ascii="Tahoma" w:hAnsi="Tahoma" w:cs="Tahoma"/>
      <w:sz w:val="16"/>
      <w:szCs w:val="16"/>
    </w:rPr>
  </w:style>
  <w:style w:type="character" w:customStyle="1" w:styleId="BalloonTextChar">
    <w:name w:val="Balloon Text Char"/>
    <w:basedOn w:val="DefaultParagraphFont"/>
    <w:link w:val="BalloonText"/>
    <w:uiPriority w:val="99"/>
    <w:semiHidden/>
    <w:rsid w:val="00980A32"/>
    <w:rPr>
      <w:rFonts w:ascii="Tahoma" w:hAnsi="Tahoma" w:cs="Tahoma"/>
      <w:sz w:val="16"/>
      <w:szCs w:val="16"/>
    </w:rPr>
  </w:style>
  <w:style w:type="character" w:styleId="BookTitle">
    <w:name w:val="Book Title"/>
    <w:basedOn w:val="DefaultParagraphFont"/>
    <w:uiPriority w:val="33"/>
    <w:qFormat/>
    <w:rsid w:val="00980A32"/>
    <w:rPr>
      <w:rFonts w:asciiTheme="minorHAnsi" w:hAnsiTheme="minorHAnsi" w:cs="Times New Roman"/>
      <w:i/>
      <w:color w:val="44546A" w:themeColor="text2"/>
      <w:sz w:val="23"/>
      <w:szCs w:val="23"/>
    </w:rPr>
  </w:style>
  <w:style w:type="paragraph" w:styleId="Caption">
    <w:name w:val="caption"/>
    <w:basedOn w:val="Normal"/>
    <w:next w:val="Normal"/>
    <w:uiPriority w:val="35"/>
    <w:unhideWhenUsed/>
    <w:qFormat/>
    <w:rsid w:val="00AF237A"/>
    <w:rPr>
      <w:b/>
      <w:bCs/>
      <w:caps/>
      <w:sz w:val="16"/>
      <w:szCs w:val="16"/>
    </w:rPr>
  </w:style>
  <w:style w:type="character" w:styleId="Emphasis">
    <w:name w:val="Emphasis"/>
    <w:uiPriority w:val="20"/>
    <w:qFormat/>
    <w:rsid w:val="00980A32"/>
    <w:rPr>
      <w:rFonts w:asciiTheme="minorHAnsi" w:hAnsiTheme="minorHAnsi"/>
      <w:b/>
      <w:i/>
      <w:color w:val="44546A" w:themeColor="text2"/>
      <w:spacing w:val="10"/>
      <w:sz w:val="23"/>
    </w:rPr>
  </w:style>
  <w:style w:type="character" w:customStyle="1" w:styleId="Heading4Char">
    <w:name w:val="Heading 4 Char"/>
    <w:basedOn w:val="DefaultParagraphFont"/>
    <w:link w:val="Heading4"/>
    <w:uiPriority w:val="9"/>
    <w:semiHidden/>
    <w:rsid w:val="00980A32"/>
    <w:rPr>
      <w:rFonts w:cs="Times New Roman"/>
      <w:caps/>
      <w:spacing w:val="14"/>
    </w:rPr>
  </w:style>
  <w:style w:type="character" w:customStyle="1" w:styleId="Heading5Char">
    <w:name w:val="Heading 5 Char"/>
    <w:basedOn w:val="DefaultParagraphFont"/>
    <w:link w:val="Heading5"/>
    <w:uiPriority w:val="9"/>
    <w:semiHidden/>
    <w:rsid w:val="00980A32"/>
    <w:rPr>
      <w:rFonts w:cs="Times New Roman"/>
      <w:b/>
      <w:color w:val="44546A" w:themeColor="text2"/>
      <w:spacing w:val="10"/>
      <w:sz w:val="23"/>
      <w:szCs w:val="23"/>
    </w:rPr>
  </w:style>
  <w:style w:type="character" w:customStyle="1" w:styleId="Heading6Char">
    <w:name w:val="Heading 6 Char"/>
    <w:basedOn w:val="DefaultParagraphFont"/>
    <w:link w:val="Heading6"/>
    <w:uiPriority w:val="9"/>
    <w:semiHidden/>
    <w:rsid w:val="00980A32"/>
    <w:rPr>
      <w:rFonts w:cs="Times New Roman"/>
      <w:b/>
      <w:color w:val="ED7D31" w:themeColor="accent2"/>
      <w:spacing w:val="10"/>
      <w:sz w:val="23"/>
      <w:szCs w:val="23"/>
    </w:rPr>
  </w:style>
  <w:style w:type="character" w:customStyle="1" w:styleId="Heading7Char">
    <w:name w:val="Heading 7 Char"/>
    <w:basedOn w:val="DefaultParagraphFont"/>
    <w:link w:val="Heading7"/>
    <w:uiPriority w:val="9"/>
    <w:semiHidden/>
    <w:rsid w:val="00980A32"/>
    <w:rPr>
      <w:rFonts w:cs="Times New Roman"/>
      <w:smallCaps/>
      <w:color w:val="000000" w:themeColor="text1"/>
      <w:spacing w:val="10"/>
      <w:sz w:val="23"/>
      <w:szCs w:val="23"/>
    </w:rPr>
  </w:style>
  <w:style w:type="character" w:customStyle="1" w:styleId="Heading8Char">
    <w:name w:val="Heading 8 Char"/>
    <w:basedOn w:val="DefaultParagraphFont"/>
    <w:link w:val="Heading8"/>
    <w:uiPriority w:val="9"/>
    <w:semiHidden/>
    <w:rsid w:val="00980A32"/>
    <w:rPr>
      <w:rFonts w:cs="Times New Roman"/>
      <w:b/>
      <w:i/>
      <w:color w:val="4472C4" w:themeColor="accent1"/>
      <w:spacing w:val="10"/>
      <w:sz w:val="24"/>
      <w:szCs w:val="24"/>
    </w:rPr>
  </w:style>
  <w:style w:type="character" w:customStyle="1" w:styleId="Heading9Char">
    <w:name w:val="Heading 9 Char"/>
    <w:basedOn w:val="DefaultParagraphFont"/>
    <w:link w:val="Heading9"/>
    <w:uiPriority w:val="9"/>
    <w:semiHidden/>
    <w:rsid w:val="00980A32"/>
    <w:rPr>
      <w:rFonts w:cs="Times New Roman"/>
      <w:b/>
      <w:caps/>
      <w:color w:val="A5A5A5" w:themeColor="accent3"/>
      <w:spacing w:val="40"/>
      <w:sz w:val="20"/>
      <w:szCs w:val="20"/>
    </w:rPr>
  </w:style>
  <w:style w:type="character" w:styleId="Hyperlink">
    <w:name w:val="Hyperlink"/>
    <w:basedOn w:val="DefaultParagraphFont"/>
    <w:uiPriority w:val="99"/>
    <w:unhideWhenUsed/>
    <w:rsid w:val="00980A32"/>
    <w:rPr>
      <w:color w:val="0563C1" w:themeColor="hyperlink"/>
      <w:u w:val="single"/>
    </w:rPr>
  </w:style>
  <w:style w:type="character" w:styleId="IntenseEmphasis">
    <w:name w:val="Intense Emphasis"/>
    <w:basedOn w:val="DefaultParagraphFont"/>
    <w:uiPriority w:val="21"/>
    <w:qFormat/>
    <w:rsid w:val="00980A32"/>
    <w:rPr>
      <w:rFonts w:asciiTheme="minorHAnsi" w:hAnsiTheme="minorHAnsi"/>
      <w:b/>
      <w:dstrike w:val="0"/>
      <w:color w:val="ED7D31" w:themeColor="accent2"/>
      <w:spacing w:val="10"/>
      <w:w w:val="100"/>
      <w:kern w:val="0"/>
      <w:position w:val="0"/>
      <w:sz w:val="23"/>
      <w:vertAlign w:val="baseline"/>
    </w:rPr>
  </w:style>
  <w:style w:type="character" w:styleId="IntenseReference">
    <w:name w:val="Intense Reference"/>
    <w:basedOn w:val="DefaultParagraphFont"/>
    <w:uiPriority w:val="32"/>
    <w:qFormat/>
    <w:rsid w:val="00980A32"/>
    <w:rPr>
      <w:rFonts w:asciiTheme="minorHAnsi" w:hAnsiTheme="minorHAnsi"/>
      <w:b/>
      <w:caps/>
      <w:color w:val="4472C4" w:themeColor="accent1"/>
      <w:spacing w:val="10"/>
      <w:w w:val="100"/>
      <w:position w:val="0"/>
      <w:sz w:val="20"/>
      <w:szCs w:val="20"/>
      <w:u w:val="single" w:color="4472C4" w:themeColor="accent1"/>
      <w:bdr w:val="none" w:sz="0" w:space="0" w:color="auto"/>
    </w:rPr>
  </w:style>
  <w:style w:type="paragraph" w:styleId="List">
    <w:name w:val="List"/>
    <w:basedOn w:val="Normal"/>
    <w:uiPriority w:val="99"/>
    <w:semiHidden/>
    <w:unhideWhenUsed/>
    <w:rsid w:val="00980A32"/>
    <w:pPr>
      <w:ind w:left="360" w:hanging="360"/>
    </w:pPr>
  </w:style>
  <w:style w:type="paragraph" w:styleId="List2">
    <w:name w:val="List 2"/>
    <w:basedOn w:val="Normal"/>
    <w:uiPriority w:val="99"/>
    <w:semiHidden/>
    <w:unhideWhenUsed/>
    <w:rsid w:val="00980A32"/>
    <w:pPr>
      <w:ind w:left="720" w:hanging="360"/>
    </w:pPr>
  </w:style>
  <w:style w:type="paragraph" w:styleId="ListBullet">
    <w:name w:val="List Bullet"/>
    <w:basedOn w:val="Normal"/>
    <w:uiPriority w:val="36"/>
    <w:unhideWhenUsed/>
    <w:qFormat/>
    <w:rsid w:val="00980A32"/>
    <w:pPr>
      <w:numPr>
        <w:numId w:val="2"/>
      </w:numPr>
    </w:pPr>
  </w:style>
  <w:style w:type="paragraph" w:styleId="ListBullet2">
    <w:name w:val="List Bullet 2"/>
    <w:basedOn w:val="Normal"/>
    <w:uiPriority w:val="36"/>
    <w:unhideWhenUsed/>
    <w:qFormat/>
    <w:rsid w:val="00980A32"/>
    <w:pPr>
      <w:numPr>
        <w:numId w:val="3"/>
      </w:numPr>
    </w:pPr>
    <w:rPr>
      <w:color w:val="4472C4" w:themeColor="accent1"/>
    </w:rPr>
  </w:style>
  <w:style w:type="paragraph" w:styleId="ListBullet3">
    <w:name w:val="List Bullet 3"/>
    <w:basedOn w:val="Normal"/>
    <w:uiPriority w:val="36"/>
    <w:unhideWhenUsed/>
    <w:qFormat/>
    <w:rsid w:val="00980A32"/>
    <w:pPr>
      <w:numPr>
        <w:numId w:val="4"/>
      </w:numPr>
    </w:pPr>
    <w:rPr>
      <w:color w:val="ED7D31" w:themeColor="accent2"/>
    </w:rPr>
  </w:style>
  <w:style w:type="paragraph" w:styleId="ListBullet4">
    <w:name w:val="List Bullet 4"/>
    <w:basedOn w:val="Normal"/>
    <w:uiPriority w:val="36"/>
    <w:unhideWhenUsed/>
    <w:qFormat/>
    <w:rsid w:val="00980A32"/>
    <w:pPr>
      <w:numPr>
        <w:numId w:val="5"/>
      </w:numPr>
    </w:pPr>
    <w:rPr>
      <w:caps/>
      <w:spacing w:val="4"/>
    </w:rPr>
  </w:style>
  <w:style w:type="paragraph" w:styleId="ListBullet5">
    <w:name w:val="List Bullet 5"/>
    <w:basedOn w:val="Normal"/>
    <w:uiPriority w:val="36"/>
    <w:unhideWhenUsed/>
    <w:qFormat/>
    <w:rsid w:val="00980A32"/>
    <w:pPr>
      <w:numPr>
        <w:numId w:val="6"/>
      </w:numPr>
    </w:pPr>
  </w:style>
  <w:style w:type="paragraph" w:styleId="ListParagraph">
    <w:name w:val="List Paragraph"/>
    <w:basedOn w:val="Normal"/>
    <w:uiPriority w:val="34"/>
    <w:unhideWhenUsed/>
    <w:qFormat/>
    <w:rsid w:val="00980A32"/>
    <w:pPr>
      <w:ind w:left="720"/>
      <w:contextualSpacing/>
    </w:pPr>
  </w:style>
  <w:style w:type="numbering" w:customStyle="1" w:styleId="EstilodeListaMediano">
    <w:name w:val="Estilo de Lista Mediano"/>
    <w:uiPriority w:val="99"/>
    <w:rsid w:val="00980A32"/>
    <w:pPr>
      <w:numPr>
        <w:numId w:val="1"/>
      </w:numPr>
    </w:pPr>
  </w:style>
  <w:style w:type="paragraph" w:styleId="NoSpacing">
    <w:name w:val="No Spacing"/>
    <w:basedOn w:val="Normal"/>
    <w:link w:val="NoSpacingChar"/>
    <w:uiPriority w:val="1"/>
    <w:qFormat/>
    <w:rsid w:val="00980A32"/>
    <w:pPr>
      <w:spacing w:after="0" w:line="240" w:lineRule="auto"/>
    </w:pPr>
  </w:style>
  <w:style w:type="character" w:styleId="PlaceholderText">
    <w:name w:val="Placeholder Text"/>
    <w:basedOn w:val="DefaultParagraphFont"/>
    <w:uiPriority w:val="99"/>
    <w:unhideWhenUsed/>
    <w:rsid w:val="00980A32"/>
    <w:rPr>
      <w:color w:val="808080"/>
    </w:rPr>
  </w:style>
  <w:style w:type="paragraph" w:styleId="Quote">
    <w:name w:val="Quote"/>
    <w:basedOn w:val="Normal"/>
    <w:link w:val="QuoteChar"/>
    <w:uiPriority w:val="29"/>
    <w:qFormat/>
    <w:rsid w:val="00980A32"/>
    <w:rPr>
      <w:i/>
      <w:smallCaps/>
      <w:color w:val="44546A" w:themeColor="text2"/>
      <w:spacing w:val="6"/>
    </w:rPr>
  </w:style>
  <w:style w:type="character" w:customStyle="1" w:styleId="QuoteChar">
    <w:name w:val="Quote Char"/>
    <w:basedOn w:val="DefaultParagraphFont"/>
    <w:link w:val="Quote"/>
    <w:uiPriority w:val="29"/>
    <w:rsid w:val="00980A32"/>
    <w:rPr>
      <w:rFonts w:cs="Times New Roman"/>
      <w:i/>
      <w:smallCaps/>
      <w:color w:val="44546A" w:themeColor="text2"/>
      <w:spacing w:val="6"/>
      <w:sz w:val="23"/>
      <w:szCs w:val="23"/>
    </w:rPr>
  </w:style>
  <w:style w:type="character" w:styleId="Strong">
    <w:name w:val="Strong"/>
    <w:uiPriority w:val="22"/>
    <w:qFormat/>
    <w:rsid w:val="00980A32"/>
    <w:rPr>
      <w:rFonts w:asciiTheme="minorHAnsi" w:hAnsiTheme="minorHAnsi"/>
      <w:b/>
      <w:color w:val="ED7D31" w:themeColor="accent2"/>
    </w:rPr>
  </w:style>
  <w:style w:type="character" w:styleId="SubtleEmphasis">
    <w:name w:val="Subtle Emphasis"/>
    <w:basedOn w:val="DefaultParagraphFont"/>
    <w:uiPriority w:val="19"/>
    <w:qFormat/>
    <w:rsid w:val="00980A32"/>
    <w:rPr>
      <w:rFonts w:asciiTheme="minorHAnsi" w:hAnsiTheme="minorHAnsi"/>
      <w:i/>
      <w:sz w:val="23"/>
    </w:rPr>
  </w:style>
  <w:style w:type="character" w:styleId="SubtleReference">
    <w:name w:val="Subtle Reference"/>
    <w:basedOn w:val="DefaultParagraphFont"/>
    <w:uiPriority w:val="31"/>
    <w:qFormat/>
    <w:rsid w:val="00980A32"/>
    <w:rPr>
      <w:rFonts w:asciiTheme="minorHAnsi" w:hAnsiTheme="minorHAnsi"/>
      <w:b/>
      <w:i/>
      <w:color w:val="44546A" w:themeColor="text2"/>
      <w:sz w:val="23"/>
    </w:rPr>
  </w:style>
  <w:style w:type="table" w:styleId="TableGrid">
    <w:name w:val="Table Grid"/>
    <w:basedOn w:val="TableNormal"/>
    <w:uiPriority w:val="59"/>
    <w:rsid w:val="00980A32"/>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980A32"/>
    <w:pPr>
      <w:ind w:left="220" w:hanging="220"/>
    </w:pPr>
  </w:style>
  <w:style w:type="paragraph" w:styleId="TOC1">
    <w:name w:val="toc 1"/>
    <w:basedOn w:val="Normal"/>
    <w:next w:val="Normal"/>
    <w:autoRedefine/>
    <w:uiPriority w:val="39"/>
    <w:unhideWhenUsed/>
    <w:rsid w:val="00980A32"/>
    <w:pPr>
      <w:tabs>
        <w:tab w:val="right" w:leader="dot" w:pos="8630"/>
      </w:tabs>
      <w:spacing w:before="180" w:after="40" w:line="240" w:lineRule="auto"/>
    </w:pPr>
    <w:rPr>
      <w:b/>
      <w:caps/>
      <w:color w:val="44546A" w:themeColor="text2"/>
    </w:rPr>
  </w:style>
  <w:style w:type="paragraph" w:styleId="TOC2">
    <w:name w:val="toc 2"/>
    <w:basedOn w:val="Normal"/>
    <w:next w:val="Normal"/>
    <w:autoRedefine/>
    <w:uiPriority w:val="39"/>
    <w:unhideWhenUsed/>
    <w:rsid w:val="00980A32"/>
    <w:pPr>
      <w:tabs>
        <w:tab w:val="right" w:leader="dot" w:pos="8630"/>
      </w:tabs>
      <w:spacing w:after="40" w:line="240" w:lineRule="auto"/>
      <w:ind w:left="144"/>
    </w:pPr>
  </w:style>
  <w:style w:type="paragraph" w:styleId="TOC3">
    <w:name w:val="toc 3"/>
    <w:basedOn w:val="Normal"/>
    <w:next w:val="Normal"/>
    <w:autoRedefine/>
    <w:uiPriority w:val="39"/>
    <w:unhideWhenUsed/>
    <w:qFormat/>
    <w:rsid w:val="00980A32"/>
    <w:pPr>
      <w:tabs>
        <w:tab w:val="right" w:leader="dot" w:pos="8630"/>
      </w:tabs>
      <w:spacing w:after="40" w:line="240" w:lineRule="auto"/>
      <w:ind w:left="288"/>
    </w:pPr>
  </w:style>
  <w:style w:type="paragraph" w:styleId="TOC4">
    <w:name w:val="toc 4"/>
    <w:basedOn w:val="Normal"/>
    <w:next w:val="Normal"/>
    <w:autoRedefine/>
    <w:uiPriority w:val="99"/>
    <w:semiHidden/>
    <w:unhideWhenUsed/>
    <w:qFormat/>
    <w:rsid w:val="00980A32"/>
    <w:pPr>
      <w:tabs>
        <w:tab w:val="right" w:leader="dot" w:pos="8630"/>
      </w:tabs>
      <w:spacing w:after="40" w:line="240" w:lineRule="auto"/>
      <w:ind w:left="432"/>
    </w:pPr>
  </w:style>
  <w:style w:type="paragraph" w:styleId="TOC5">
    <w:name w:val="toc 5"/>
    <w:basedOn w:val="Normal"/>
    <w:next w:val="Normal"/>
    <w:autoRedefine/>
    <w:uiPriority w:val="99"/>
    <w:semiHidden/>
    <w:unhideWhenUsed/>
    <w:qFormat/>
    <w:rsid w:val="00980A32"/>
    <w:pPr>
      <w:tabs>
        <w:tab w:val="right" w:leader="dot" w:pos="8630"/>
      </w:tabs>
      <w:spacing w:after="40" w:line="240" w:lineRule="auto"/>
      <w:ind w:left="576"/>
    </w:pPr>
  </w:style>
  <w:style w:type="paragraph" w:styleId="TOC6">
    <w:name w:val="toc 6"/>
    <w:basedOn w:val="Normal"/>
    <w:next w:val="Normal"/>
    <w:autoRedefine/>
    <w:uiPriority w:val="99"/>
    <w:semiHidden/>
    <w:unhideWhenUsed/>
    <w:qFormat/>
    <w:rsid w:val="00980A32"/>
    <w:pPr>
      <w:tabs>
        <w:tab w:val="right" w:leader="dot" w:pos="8630"/>
      </w:tabs>
      <w:spacing w:after="40" w:line="240" w:lineRule="auto"/>
      <w:ind w:left="720"/>
    </w:pPr>
  </w:style>
  <w:style w:type="paragraph" w:styleId="TOC7">
    <w:name w:val="toc 7"/>
    <w:basedOn w:val="Normal"/>
    <w:next w:val="Normal"/>
    <w:autoRedefine/>
    <w:uiPriority w:val="99"/>
    <w:semiHidden/>
    <w:unhideWhenUsed/>
    <w:qFormat/>
    <w:rsid w:val="00980A32"/>
    <w:pPr>
      <w:tabs>
        <w:tab w:val="right" w:leader="dot" w:pos="8630"/>
      </w:tabs>
      <w:spacing w:after="40" w:line="240" w:lineRule="auto"/>
      <w:ind w:left="864"/>
    </w:pPr>
  </w:style>
  <w:style w:type="paragraph" w:styleId="TOC8">
    <w:name w:val="toc 8"/>
    <w:basedOn w:val="Normal"/>
    <w:next w:val="Normal"/>
    <w:autoRedefine/>
    <w:uiPriority w:val="99"/>
    <w:semiHidden/>
    <w:unhideWhenUsed/>
    <w:qFormat/>
    <w:rsid w:val="00980A32"/>
    <w:pPr>
      <w:tabs>
        <w:tab w:val="right" w:leader="dot" w:pos="8630"/>
      </w:tabs>
      <w:spacing w:after="40" w:line="240" w:lineRule="auto"/>
      <w:ind w:left="1008"/>
    </w:pPr>
  </w:style>
  <w:style w:type="paragraph" w:styleId="TOC9">
    <w:name w:val="toc 9"/>
    <w:basedOn w:val="Normal"/>
    <w:next w:val="Normal"/>
    <w:autoRedefine/>
    <w:uiPriority w:val="99"/>
    <w:semiHidden/>
    <w:unhideWhenUsed/>
    <w:qFormat/>
    <w:rsid w:val="00980A32"/>
    <w:pPr>
      <w:tabs>
        <w:tab w:val="right" w:leader="dot" w:pos="8630"/>
      </w:tabs>
      <w:spacing w:after="40" w:line="240" w:lineRule="auto"/>
      <w:ind w:left="1152"/>
    </w:pPr>
  </w:style>
  <w:style w:type="paragraph" w:customStyle="1" w:styleId="Categoria">
    <w:name w:val="Categoria"/>
    <w:basedOn w:val="Normal"/>
    <w:uiPriority w:val="49"/>
    <w:rsid w:val="00980A32"/>
    <w:pPr>
      <w:spacing w:after="0"/>
    </w:pPr>
    <w:rPr>
      <w:b/>
    </w:rPr>
  </w:style>
  <w:style w:type="paragraph" w:customStyle="1" w:styleId="NomedaEmpresa">
    <w:name w:val="Nome da Empresa"/>
    <w:basedOn w:val="Normal"/>
    <w:uiPriority w:val="49"/>
    <w:rsid w:val="00980A32"/>
    <w:pPr>
      <w:spacing w:after="0"/>
    </w:pPr>
    <w:rPr>
      <w:rFonts w:cstheme="minorBidi"/>
      <w:sz w:val="36"/>
      <w:szCs w:val="36"/>
    </w:rPr>
  </w:style>
  <w:style w:type="paragraph" w:customStyle="1" w:styleId="RodapPar">
    <w:name w:val="Rodapé Par"/>
    <w:basedOn w:val="Normal"/>
    <w:unhideWhenUsed/>
    <w:qFormat/>
    <w:rsid w:val="00980A32"/>
    <w:pPr>
      <w:pBdr>
        <w:top w:val="single" w:sz="4" w:space="1" w:color="4472C4" w:themeColor="accent1"/>
      </w:pBdr>
    </w:pPr>
    <w:rPr>
      <w:color w:val="44546A" w:themeColor="text2"/>
      <w:sz w:val="20"/>
    </w:rPr>
  </w:style>
  <w:style w:type="paragraph" w:customStyle="1" w:styleId="Rodapmpar">
    <w:name w:val="Rodapé Ímpar"/>
    <w:basedOn w:val="Normal"/>
    <w:unhideWhenUsed/>
    <w:qFormat/>
    <w:rsid w:val="00980A32"/>
    <w:pPr>
      <w:pBdr>
        <w:top w:val="single" w:sz="4" w:space="1" w:color="4472C4" w:themeColor="accent1"/>
      </w:pBdr>
      <w:jc w:val="right"/>
    </w:pPr>
    <w:rPr>
      <w:color w:val="44546A" w:themeColor="text2"/>
      <w:sz w:val="20"/>
    </w:rPr>
  </w:style>
  <w:style w:type="paragraph" w:customStyle="1" w:styleId="CabealhoPar">
    <w:name w:val="Cabeçalho Par"/>
    <w:basedOn w:val="Normal"/>
    <w:unhideWhenUsed/>
    <w:qFormat/>
    <w:rsid w:val="00980A32"/>
    <w:pPr>
      <w:pBdr>
        <w:bottom w:val="single" w:sz="4" w:space="1" w:color="4472C4" w:themeColor="accent1"/>
      </w:pBdr>
      <w:spacing w:after="0" w:line="240" w:lineRule="auto"/>
    </w:pPr>
    <w:rPr>
      <w:rFonts w:eastAsia="Times New Roman"/>
      <w:b/>
      <w:color w:val="44546A" w:themeColor="text2"/>
      <w:sz w:val="20"/>
    </w:rPr>
  </w:style>
  <w:style w:type="paragraph" w:customStyle="1" w:styleId="Cabealhompar">
    <w:name w:val="Cabeçalho Ímpar"/>
    <w:basedOn w:val="Normal"/>
    <w:unhideWhenUsed/>
    <w:qFormat/>
    <w:rsid w:val="00980A32"/>
    <w:pPr>
      <w:pBdr>
        <w:bottom w:val="single" w:sz="4" w:space="1" w:color="4472C4" w:themeColor="accent1"/>
      </w:pBdr>
      <w:spacing w:after="0" w:line="240" w:lineRule="auto"/>
      <w:jc w:val="right"/>
    </w:pPr>
    <w:rPr>
      <w:rFonts w:eastAsia="Times New Roman"/>
      <w:b/>
      <w:color w:val="44546A" w:themeColor="text2"/>
      <w:sz w:val="20"/>
    </w:rPr>
  </w:style>
  <w:style w:type="paragraph" w:customStyle="1" w:styleId="SemEspaamento1">
    <w:name w:val="Sem Espaçamento1"/>
    <w:basedOn w:val="Normal"/>
    <w:qFormat/>
    <w:rsid w:val="00980A32"/>
    <w:pPr>
      <w:framePr w:wrap="auto" w:hAnchor="page" w:xAlign="center" w:yAlign="top"/>
      <w:spacing w:after="0" w:line="240" w:lineRule="auto"/>
      <w:suppressOverlap/>
    </w:pPr>
    <w:rPr>
      <w:szCs w:val="120"/>
    </w:rPr>
  </w:style>
  <w:style w:type="paragraph" w:styleId="EndnoteText">
    <w:name w:val="endnote text"/>
    <w:basedOn w:val="Normal"/>
    <w:link w:val="EndnoteTextChar"/>
    <w:uiPriority w:val="99"/>
    <w:unhideWhenUsed/>
    <w:rsid w:val="007F30E4"/>
    <w:pPr>
      <w:spacing w:line="274" w:lineRule="auto"/>
    </w:pPr>
    <w:rPr>
      <w:rFonts w:cstheme="minorBidi"/>
      <w:kern w:val="0"/>
      <w:sz w:val="22"/>
      <w:szCs w:val="22"/>
      <w:lang w:val="en-US" w:eastAsia="en-US"/>
    </w:rPr>
  </w:style>
  <w:style w:type="character" w:customStyle="1" w:styleId="EndnoteTextChar">
    <w:name w:val="Endnote Text Char"/>
    <w:basedOn w:val="DefaultParagraphFont"/>
    <w:link w:val="EndnoteText"/>
    <w:uiPriority w:val="99"/>
    <w:rsid w:val="007F30E4"/>
    <w:rPr>
      <w:rFonts w:cstheme="minorBidi"/>
      <w:kern w:val="0"/>
      <w:sz w:val="22"/>
      <w:szCs w:val="22"/>
      <w:lang w:val="en-US" w:eastAsia="en-US"/>
    </w:rPr>
  </w:style>
  <w:style w:type="character" w:styleId="EndnoteReference">
    <w:name w:val="endnote reference"/>
    <w:basedOn w:val="DefaultParagraphFont"/>
    <w:uiPriority w:val="99"/>
    <w:unhideWhenUsed/>
    <w:rsid w:val="007F30E4"/>
    <w:rPr>
      <w:vertAlign w:val="superscript"/>
    </w:rPr>
  </w:style>
  <w:style w:type="paragraph" w:styleId="HTMLPreformatted">
    <w:name w:val="HTML Preformatted"/>
    <w:basedOn w:val="Normal"/>
    <w:link w:val="HTMLPreformattedChar"/>
    <w:uiPriority w:val="99"/>
    <w:unhideWhenUsed/>
    <w:rsid w:val="007F3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7F30E4"/>
    <w:rPr>
      <w:rFonts w:ascii="Courier New" w:eastAsia="Times New Roman" w:hAnsi="Courier New" w:cs="Courier New"/>
      <w:kern w:val="0"/>
      <w:sz w:val="20"/>
    </w:rPr>
  </w:style>
  <w:style w:type="paragraph" w:styleId="NormalWeb">
    <w:name w:val="Normal (Web)"/>
    <w:basedOn w:val="Normal"/>
    <w:uiPriority w:val="99"/>
    <w:unhideWhenUsed/>
    <w:rsid w:val="002B61CA"/>
    <w:pPr>
      <w:spacing w:before="100" w:beforeAutospacing="1" w:after="100" w:afterAutospacing="1" w:line="274" w:lineRule="auto"/>
    </w:pPr>
    <w:rPr>
      <w:rFonts w:ascii="Times" w:hAnsi="Times"/>
      <w:kern w:val="0"/>
      <w:sz w:val="20"/>
      <w:lang w:val="en-US" w:eastAsia="en-US"/>
    </w:rPr>
  </w:style>
  <w:style w:type="paragraph" w:styleId="z-TopofForm">
    <w:name w:val="HTML Top of Form"/>
    <w:basedOn w:val="Normal"/>
    <w:next w:val="Normal"/>
    <w:link w:val="z-TopofFormChar"/>
    <w:hidden/>
    <w:uiPriority w:val="99"/>
    <w:semiHidden/>
    <w:unhideWhenUsed/>
    <w:rsid w:val="003D1643"/>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3D1643"/>
    <w:rPr>
      <w:rFonts w:ascii="Arial" w:eastAsia="Times New Roman" w:hAnsi="Arial" w:cs="Arial"/>
      <w:vanish/>
      <w:kern w:val="0"/>
      <w:sz w:val="16"/>
      <w:szCs w:val="16"/>
    </w:rPr>
  </w:style>
  <w:style w:type="character" w:customStyle="1" w:styleId="gt-ft-text">
    <w:name w:val="gt-ft-text"/>
    <w:basedOn w:val="DefaultParagraphFont"/>
    <w:rsid w:val="003D1643"/>
  </w:style>
  <w:style w:type="paragraph" w:styleId="z-BottomofForm">
    <w:name w:val="HTML Bottom of Form"/>
    <w:basedOn w:val="Normal"/>
    <w:next w:val="Normal"/>
    <w:link w:val="z-BottomofFormChar"/>
    <w:hidden/>
    <w:uiPriority w:val="99"/>
    <w:semiHidden/>
    <w:unhideWhenUsed/>
    <w:rsid w:val="003D1643"/>
    <w:pPr>
      <w:pBdr>
        <w:top w:val="single" w:sz="6" w:space="1" w:color="auto"/>
      </w:pBdr>
      <w:spacing w:after="0" w:line="240" w:lineRule="auto"/>
      <w:jc w:val="center"/>
    </w:pPr>
    <w:rPr>
      <w:rFonts w:ascii="Arial" w:eastAsia="Times New Roman" w:hAnsi="Arial" w:cs="Arial"/>
      <w:vanish/>
      <w:kern w:val="0"/>
      <w:sz w:val="16"/>
      <w:szCs w:val="16"/>
    </w:rPr>
  </w:style>
  <w:style w:type="character" w:customStyle="1" w:styleId="z-BottomofFormChar">
    <w:name w:val="z-Bottom of Form Char"/>
    <w:basedOn w:val="DefaultParagraphFont"/>
    <w:link w:val="z-BottomofForm"/>
    <w:uiPriority w:val="99"/>
    <w:semiHidden/>
    <w:rsid w:val="003D1643"/>
    <w:rPr>
      <w:rFonts w:ascii="Arial" w:eastAsia="Times New Roman" w:hAnsi="Arial" w:cs="Arial"/>
      <w:vanish/>
      <w:kern w:val="0"/>
      <w:sz w:val="16"/>
      <w:szCs w:val="16"/>
    </w:rPr>
  </w:style>
  <w:style w:type="character" w:customStyle="1" w:styleId="st">
    <w:name w:val="st"/>
    <w:basedOn w:val="DefaultParagraphFont"/>
    <w:rsid w:val="00CE676E"/>
  </w:style>
  <w:style w:type="character" w:customStyle="1" w:styleId="NoSpacingChar">
    <w:name w:val="No Spacing Char"/>
    <w:basedOn w:val="DefaultParagraphFont"/>
    <w:link w:val="NoSpacing"/>
    <w:uiPriority w:val="1"/>
    <w:rsid w:val="00417F89"/>
  </w:style>
  <w:style w:type="character" w:styleId="UnresolvedMention">
    <w:name w:val="Unresolved Mention"/>
    <w:basedOn w:val="DefaultParagraphFont"/>
    <w:uiPriority w:val="99"/>
    <w:semiHidden/>
    <w:unhideWhenUsed/>
    <w:rsid w:val="00E51EF8"/>
    <w:rPr>
      <w:color w:val="605E5C"/>
      <w:shd w:val="clear" w:color="auto" w:fill="E1DFDD"/>
    </w:rPr>
  </w:style>
  <w:style w:type="paragraph" w:styleId="TOCHeading">
    <w:name w:val="TOC Heading"/>
    <w:basedOn w:val="Heading1"/>
    <w:next w:val="Normal"/>
    <w:uiPriority w:val="39"/>
    <w:unhideWhenUsed/>
    <w:qFormat/>
    <w:rsid w:val="00CD461B"/>
    <w:pPr>
      <w:keepNext/>
      <w:keepLines/>
      <w:spacing w:before="240" w:after="0" w:line="264" w:lineRule="auto"/>
      <w:outlineLvl w:val="9"/>
    </w:pPr>
    <w:rPr>
      <w:rFonts w:eastAsiaTheme="majorEastAsia" w:cstheme="majorBidi"/>
      <w:caps w:val="0"/>
      <w:color w:val="2F5496" w:themeColor="accent1" w:themeShade="BF"/>
    </w:rPr>
  </w:style>
  <w:style w:type="paragraph" w:customStyle="1" w:styleId="p1">
    <w:name w:val="p1"/>
    <w:basedOn w:val="Normal"/>
    <w:rsid w:val="00CD461B"/>
    <w:pPr>
      <w:spacing w:before="100" w:beforeAutospacing="1" w:after="100" w:afterAutospacing="1" w:line="240" w:lineRule="auto"/>
    </w:pPr>
    <w:rPr>
      <w:rFonts w:eastAsia="Times New Roman"/>
      <w:kern w:val="0"/>
      <w:lang w:val="en-CA" w:eastAsia="en-US"/>
    </w:rPr>
  </w:style>
  <w:style w:type="character" w:customStyle="1" w:styleId="s1">
    <w:name w:val="s1"/>
    <w:basedOn w:val="DefaultParagraphFont"/>
    <w:rsid w:val="00CD461B"/>
  </w:style>
  <w:style w:type="paragraph" w:styleId="FootnoteText">
    <w:name w:val="footnote text"/>
    <w:basedOn w:val="Normal"/>
    <w:link w:val="FootnoteTextChar"/>
    <w:uiPriority w:val="99"/>
    <w:unhideWhenUsed/>
    <w:rsid w:val="00CD461B"/>
    <w:pPr>
      <w:spacing w:after="0" w:line="240" w:lineRule="auto"/>
    </w:pPr>
    <w:rPr>
      <w:rFonts w:cstheme="minorBidi"/>
      <w:kern w:val="2"/>
      <w:sz w:val="20"/>
      <w:lang w:eastAsia="en-US"/>
      <w14:ligatures w14:val="standardContextual"/>
    </w:rPr>
  </w:style>
  <w:style w:type="character" w:customStyle="1" w:styleId="FootnoteTextChar">
    <w:name w:val="Footnote Text Char"/>
    <w:basedOn w:val="DefaultParagraphFont"/>
    <w:link w:val="FootnoteText"/>
    <w:uiPriority w:val="99"/>
    <w:rsid w:val="00CD461B"/>
    <w:rPr>
      <w:rFonts w:cstheme="minorBidi"/>
      <w:kern w:val="2"/>
      <w:sz w:val="20"/>
      <w:lang w:eastAsia="en-US"/>
      <w14:ligatures w14:val="standardContextual"/>
    </w:rPr>
  </w:style>
  <w:style w:type="character" w:styleId="FootnoteReference">
    <w:name w:val="footnote reference"/>
    <w:basedOn w:val="DefaultParagraphFont"/>
    <w:uiPriority w:val="99"/>
    <w:semiHidden/>
    <w:unhideWhenUsed/>
    <w:rsid w:val="00CD461B"/>
    <w:rPr>
      <w:vertAlign w:val="superscript"/>
    </w:rPr>
  </w:style>
  <w:style w:type="paragraph" w:styleId="Revision">
    <w:name w:val="Revision"/>
    <w:hidden/>
    <w:uiPriority w:val="99"/>
    <w:semiHidden/>
    <w:rsid w:val="004A0613"/>
    <w:pPr>
      <w:spacing w:after="0" w:line="240" w:lineRule="auto"/>
    </w:pPr>
    <w:rPr>
      <w:rFonts w:ascii="Times New Roman" w:hAnsi="Times New Roman"/>
      <w:sz w:val="24"/>
      <w:szCs w:val="24"/>
    </w:rPr>
  </w:style>
  <w:style w:type="character" w:styleId="PageNumber">
    <w:name w:val="page number"/>
    <w:basedOn w:val="DefaultParagraphFont"/>
    <w:uiPriority w:val="99"/>
    <w:semiHidden/>
    <w:unhideWhenUsed/>
    <w:rsid w:val="004C3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3252">
      <w:bodyDiv w:val="1"/>
      <w:marLeft w:val="0"/>
      <w:marRight w:val="0"/>
      <w:marTop w:val="0"/>
      <w:marBottom w:val="0"/>
      <w:divBdr>
        <w:top w:val="none" w:sz="0" w:space="0" w:color="auto"/>
        <w:left w:val="none" w:sz="0" w:space="0" w:color="auto"/>
        <w:bottom w:val="none" w:sz="0" w:space="0" w:color="auto"/>
        <w:right w:val="none" w:sz="0" w:space="0" w:color="auto"/>
      </w:divBdr>
      <w:divsChild>
        <w:div w:id="632636287">
          <w:marLeft w:val="0"/>
          <w:marRight w:val="0"/>
          <w:marTop w:val="0"/>
          <w:marBottom w:val="0"/>
          <w:divBdr>
            <w:top w:val="none" w:sz="0" w:space="0" w:color="auto"/>
            <w:left w:val="none" w:sz="0" w:space="0" w:color="auto"/>
            <w:bottom w:val="none" w:sz="0" w:space="0" w:color="auto"/>
            <w:right w:val="none" w:sz="0" w:space="0" w:color="auto"/>
          </w:divBdr>
        </w:div>
        <w:div w:id="2082210812">
          <w:marLeft w:val="0"/>
          <w:marRight w:val="0"/>
          <w:marTop w:val="0"/>
          <w:marBottom w:val="0"/>
          <w:divBdr>
            <w:top w:val="none" w:sz="0" w:space="0" w:color="auto"/>
            <w:left w:val="none" w:sz="0" w:space="0" w:color="auto"/>
            <w:bottom w:val="none" w:sz="0" w:space="0" w:color="auto"/>
            <w:right w:val="none" w:sz="0" w:space="0" w:color="auto"/>
          </w:divBdr>
        </w:div>
        <w:div w:id="1891964915">
          <w:marLeft w:val="0"/>
          <w:marRight w:val="0"/>
          <w:marTop w:val="0"/>
          <w:marBottom w:val="0"/>
          <w:divBdr>
            <w:top w:val="none" w:sz="0" w:space="0" w:color="auto"/>
            <w:left w:val="none" w:sz="0" w:space="0" w:color="auto"/>
            <w:bottom w:val="none" w:sz="0" w:space="0" w:color="auto"/>
            <w:right w:val="none" w:sz="0" w:space="0" w:color="auto"/>
          </w:divBdr>
        </w:div>
        <w:div w:id="1444766549">
          <w:marLeft w:val="0"/>
          <w:marRight w:val="0"/>
          <w:marTop w:val="0"/>
          <w:marBottom w:val="0"/>
          <w:divBdr>
            <w:top w:val="none" w:sz="0" w:space="0" w:color="auto"/>
            <w:left w:val="none" w:sz="0" w:space="0" w:color="auto"/>
            <w:bottom w:val="none" w:sz="0" w:space="0" w:color="auto"/>
            <w:right w:val="none" w:sz="0" w:space="0" w:color="auto"/>
          </w:divBdr>
        </w:div>
        <w:div w:id="1711880178">
          <w:marLeft w:val="0"/>
          <w:marRight w:val="0"/>
          <w:marTop w:val="0"/>
          <w:marBottom w:val="0"/>
          <w:divBdr>
            <w:top w:val="none" w:sz="0" w:space="0" w:color="auto"/>
            <w:left w:val="none" w:sz="0" w:space="0" w:color="auto"/>
            <w:bottom w:val="none" w:sz="0" w:space="0" w:color="auto"/>
            <w:right w:val="none" w:sz="0" w:space="0" w:color="auto"/>
          </w:divBdr>
        </w:div>
        <w:div w:id="1147629106">
          <w:marLeft w:val="0"/>
          <w:marRight w:val="0"/>
          <w:marTop w:val="0"/>
          <w:marBottom w:val="0"/>
          <w:divBdr>
            <w:top w:val="none" w:sz="0" w:space="0" w:color="auto"/>
            <w:left w:val="none" w:sz="0" w:space="0" w:color="auto"/>
            <w:bottom w:val="none" w:sz="0" w:space="0" w:color="auto"/>
            <w:right w:val="none" w:sz="0" w:space="0" w:color="auto"/>
          </w:divBdr>
        </w:div>
        <w:div w:id="390233378">
          <w:marLeft w:val="0"/>
          <w:marRight w:val="0"/>
          <w:marTop w:val="0"/>
          <w:marBottom w:val="0"/>
          <w:divBdr>
            <w:top w:val="none" w:sz="0" w:space="0" w:color="auto"/>
            <w:left w:val="none" w:sz="0" w:space="0" w:color="auto"/>
            <w:bottom w:val="none" w:sz="0" w:space="0" w:color="auto"/>
            <w:right w:val="none" w:sz="0" w:space="0" w:color="auto"/>
          </w:divBdr>
        </w:div>
        <w:div w:id="611211842">
          <w:marLeft w:val="0"/>
          <w:marRight w:val="0"/>
          <w:marTop w:val="0"/>
          <w:marBottom w:val="0"/>
          <w:divBdr>
            <w:top w:val="none" w:sz="0" w:space="0" w:color="auto"/>
            <w:left w:val="none" w:sz="0" w:space="0" w:color="auto"/>
            <w:bottom w:val="none" w:sz="0" w:space="0" w:color="auto"/>
            <w:right w:val="none" w:sz="0" w:space="0" w:color="auto"/>
          </w:divBdr>
        </w:div>
        <w:div w:id="1267731290">
          <w:marLeft w:val="0"/>
          <w:marRight w:val="0"/>
          <w:marTop w:val="0"/>
          <w:marBottom w:val="0"/>
          <w:divBdr>
            <w:top w:val="none" w:sz="0" w:space="0" w:color="auto"/>
            <w:left w:val="none" w:sz="0" w:space="0" w:color="auto"/>
            <w:bottom w:val="none" w:sz="0" w:space="0" w:color="auto"/>
            <w:right w:val="none" w:sz="0" w:space="0" w:color="auto"/>
          </w:divBdr>
        </w:div>
        <w:div w:id="58216185">
          <w:marLeft w:val="0"/>
          <w:marRight w:val="0"/>
          <w:marTop w:val="0"/>
          <w:marBottom w:val="0"/>
          <w:divBdr>
            <w:top w:val="none" w:sz="0" w:space="0" w:color="auto"/>
            <w:left w:val="none" w:sz="0" w:space="0" w:color="auto"/>
            <w:bottom w:val="none" w:sz="0" w:space="0" w:color="auto"/>
            <w:right w:val="none" w:sz="0" w:space="0" w:color="auto"/>
          </w:divBdr>
        </w:div>
        <w:div w:id="1437020985">
          <w:marLeft w:val="0"/>
          <w:marRight w:val="0"/>
          <w:marTop w:val="0"/>
          <w:marBottom w:val="0"/>
          <w:divBdr>
            <w:top w:val="none" w:sz="0" w:space="0" w:color="auto"/>
            <w:left w:val="none" w:sz="0" w:space="0" w:color="auto"/>
            <w:bottom w:val="none" w:sz="0" w:space="0" w:color="auto"/>
            <w:right w:val="none" w:sz="0" w:space="0" w:color="auto"/>
          </w:divBdr>
        </w:div>
        <w:div w:id="652950261">
          <w:marLeft w:val="0"/>
          <w:marRight w:val="0"/>
          <w:marTop w:val="0"/>
          <w:marBottom w:val="0"/>
          <w:divBdr>
            <w:top w:val="none" w:sz="0" w:space="0" w:color="auto"/>
            <w:left w:val="none" w:sz="0" w:space="0" w:color="auto"/>
            <w:bottom w:val="none" w:sz="0" w:space="0" w:color="auto"/>
            <w:right w:val="none" w:sz="0" w:space="0" w:color="auto"/>
          </w:divBdr>
        </w:div>
        <w:div w:id="1618756453">
          <w:marLeft w:val="0"/>
          <w:marRight w:val="0"/>
          <w:marTop w:val="0"/>
          <w:marBottom w:val="0"/>
          <w:divBdr>
            <w:top w:val="none" w:sz="0" w:space="0" w:color="auto"/>
            <w:left w:val="none" w:sz="0" w:space="0" w:color="auto"/>
            <w:bottom w:val="none" w:sz="0" w:space="0" w:color="auto"/>
            <w:right w:val="none" w:sz="0" w:space="0" w:color="auto"/>
          </w:divBdr>
        </w:div>
        <w:div w:id="180509366">
          <w:marLeft w:val="0"/>
          <w:marRight w:val="0"/>
          <w:marTop w:val="0"/>
          <w:marBottom w:val="0"/>
          <w:divBdr>
            <w:top w:val="none" w:sz="0" w:space="0" w:color="auto"/>
            <w:left w:val="none" w:sz="0" w:space="0" w:color="auto"/>
            <w:bottom w:val="none" w:sz="0" w:space="0" w:color="auto"/>
            <w:right w:val="none" w:sz="0" w:space="0" w:color="auto"/>
          </w:divBdr>
        </w:div>
        <w:div w:id="565267405">
          <w:marLeft w:val="0"/>
          <w:marRight w:val="0"/>
          <w:marTop w:val="0"/>
          <w:marBottom w:val="0"/>
          <w:divBdr>
            <w:top w:val="none" w:sz="0" w:space="0" w:color="auto"/>
            <w:left w:val="none" w:sz="0" w:space="0" w:color="auto"/>
            <w:bottom w:val="none" w:sz="0" w:space="0" w:color="auto"/>
            <w:right w:val="none" w:sz="0" w:space="0" w:color="auto"/>
          </w:divBdr>
        </w:div>
        <w:div w:id="112870148">
          <w:marLeft w:val="0"/>
          <w:marRight w:val="0"/>
          <w:marTop w:val="0"/>
          <w:marBottom w:val="0"/>
          <w:divBdr>
            <w:top w:val="none" w:sz="0" w:space="0" w:color="auto"/>
            <w:left w:val="none" w:sz="0" w:space="0" w:color="auto"/>
            <w:bottom w:val="none" w:sz="0" w:space="0" w:color="auto"/>
            <w:right w:val="none" w:sz="0" w:space="0" w:color="auto"/>
          </w:divBdr>
        </w:div>
        <w:div w:id="229191606">
          <w:marLeft w:val="0"/>
          <w:marRight w:val="0"/>
          <w:marTop w:val="0"/>
          <w:marBottom w:val="0"/>
          <w:divBdr>
            <w:top w:val="none" w:sz="0" w:space="0" w:color="auto"/>
            <w:left w:val="none" w:sz="0" w:space="0" w:color="auto"/>
            <w:bottom w:val="none" w:sz="0" w:space="0" w:color="auto"/>
            <w:right w:val="none" w:sz="0" w:space="0" w:color="auto"/>
          </w:divBdr>
        </w:div>
        <w:div w:id="37364690">
          <w:marLeft w:val="0"/>
          <w:marRight w:val="0"/>
          <w:marTop w:val="0"/>
          <w:marBottom w:val="0"/>
          <w:divBdr>
            <w:top w:val="none" w:sz="0" w:space="0" w:color="auto"/>
            <w:left w:val="none" w:sz="0" w:space="0" w:color="auto"/>
            <w:bottom w:val="none" w:sz="0" w:space="0" w:color="auto"/>
            <w:right w:val="none" w:sz="0" w:space="0" w:color="auto"/>
          </w:divBdr>
        </w:div>
        <w:div w:id="1275795524">
          <w:marLeft w:val="0"/>
          <w:marRight w:val="0"/>
          <w:marTop w:val="0"/>
          <w:marBottom w:val="0"/>
          <w:divBdr>
            <w:top w:val="none" w:sz="0" w:space="0" w:color="auto"/>
            <w:left w:val="none" w:sz="0" w:space="0" w:color="auto"/>
            <w:bottom w:val="none" w:sz="0" w:space="0" w:color="auto"/>
            <w:right w:val="none" w:sz="0" w:space="0" w:color="auto"/>
          </w:divBdr>
        </w:div>
        <w:div w:id="2132824297">
          <w:marLeft w:val="0"/>
          <w:marRight w:val="0"/>
          <w:marTop w:val="0"/>
          <w:marBottom w:val="0"/>
          <w:divBdr>
            <w:top w:val="none" w:sz="0" w:space="0" w:color="auto"/>
            <w:left w:val="none" w:sz="0" w:space="0" w:color="auto"/>
            <w:bottom w:val="none" w:sz="0" w:space="0" w:color="auto"/>
            <w:right w:val="none" w:sz="0" w:space="0" w:color="auto"/>
          </w:divBdr>
        </w:div>
        <w:div w:id="339814465">
          <w:marLeft w:val="0"/>
          <w:marRight w:val="0"/>
          <w:marTop w:val="0"/>
          <w:marBottom w:val="0"/>
          <w:divBdr>
            <w:top w:val="none" w:sz="0" w:space="0" w:color="auto"/>
            <w:left w:val="none" w:sz="0" w:space="0" w:color="auto"/>
            <w:bottom w:val="none" w:sz="0" w:space="0" w:color="auto"/>
            <w:right w:val="none" w:sz="0" w:space="0" w:color="auto"/>
          </w:divBdr>
        </w:div>
        <w:div w:id="1611203536">
          <w:marLeft w:val="0"/>
          <w:marRight w:val="0"/>
          <w:marTop w:val="0"/>
          <w:marBottom w:val="0"/>
          <w:divBdr>
            <w:top w:val="none" w:sz="0" w:space="0" w:color="auto"/>
            <w:left w:val="none" w:sz="0" w:space="0" w:color="auto"/>
            <w:bottom w:val="none" w:sz="0" w:space="0" w:color="auto"/>
            <w:right w:val="none" w:sz="0" w:space="0" w:color="auto"/>
          </w:divBdr>
        </w:div>
        <w:div w:id="998729338">
          <w:marLeft w:val="0"/>
          <w:marRight w:val="0"/>
          <w:marTop w:val="0"/>
          <w:marBottom w:val="0"/>
          <w:divBdr>
            <w:top w:val="none" w:sz="0" w:space="0" w:color="auto"/>
            <w:left w:val="none" w:sz="0" w:space="0" w:color="auto"/>
            <w:bottom w:val="none" w:sz="0" w:space="0" w:color="auto"/>
            <w:right w:val="none" w:sz="0" w:space="0" w:color="auto"/>
          </w:divBdr>
        </w:div>
        <w:div w:id="170336118">
          <w:marLeft w:val="0"/>
          <w:marRight w:val="0"/>
          <w:marTop w:val="0"/>
          <w:marBottom w:val="0"/>
          <w:divBdr>
            <w:top w:val="none" w:sz="0" w:space="0" w:color="auto"/>
            <w:left w:val="none" w:sz="0" w:space="0" w:color="auto"/>
            <w:bottom w:val="none" w:sz="0" w:space="0" w:color="auto"/>
            <w:right w:val="none" w:sz="0" w:space="0" w:color="auto"/>
          </w:divBdr>
        </w:div>
      </w:divsChild>
    </w:div>
    <w:div w:id="24142228">
      <w:bodyDiv w:val="1"/>
      <w:marLeft w:val="0"/>
      <w:marRight w:val="0"/>
      <w:marTop w:val="0"/>
      <w:marBottom w:val="0"/>
      <w:divBdr>
        <w:top w:val="none" w:sz="0" w:space="0" w:color="auto"/>
        <w:left w:val="none" w:sz="0" w:space="0" w:color="auto"/>
        <w:bottom w:val="none" w:sz="0" w:space="0" w:color="auto"/>
        <w:right w:val="none" w:sz="0" w:space="0" w:color="auto"/>
      </w:divBdr>
      <w:divsChild>
        <w:div w:id="690959610">
          <w:marLeft w:val="0"/>
          <w:marRight w:val="0"/>
          <w:marTop w:val="0"/>
          <w:marBottom w:val="0"/>
          <w:divBdr>
            <w:top w:val="none" w:sz="0" w:space="0" w:color="auto"/>
            <w:left w:val="none" w:sz="0" w:space="0" w:color="auto"/>
            <w:bottom w:val="none" w:sz="0" w:space="0" w:color="auto"/>
            <w:right w:val="none" w:sz="0" w:space="0" w:color="auto"/>
          </w:divBdr>
        </w:div>
        <w:div w:id="1641498569">
          <w:marLeft w:val="0"/>
          <w:marRight w:val="0"/>
          <w:marTop w:val="0"/>
          <w:marBottom w:val="0"/>
          <w:divBdr>
            <w:top w:val="none" w:sz="0" w:space="0" w:color="auto"/>
            <w:left w:val="none" w:sz="0" w:space="0" w:color="auto"/>
            <w:bottom w:val="none" w:sz="0" w:space="0" w:color="auto"/>
            <w:right w:val="none" w:sz="0" w:space="0" w:color="auto"/>
          </w:divBdr>
        </w:div>
        <w:div w:id="13658453">
          <w:marLeft w:val="0"/>
          <w:marRight w:val="0"/>
          <w:marTop w:val="0"/>
          <w:marBottom w:val="0"/>
          <w:divBdr>
            <w:top w:val="none" w:sz="0" w:space="0" w:color="auto"/>
            <w:left w:val="none" w:sz="0" w:space="0" w:color="auto"/>
            <w:bottom w:val="none" w:sz="0" w:space="0" w:color="auto"/>
            <w:right w:val="none" w:sz="0" w:space="0" w:color="auto"/>
          </w:divBdr>
        </w:div>
        <w:div w:id="2102798447">
          <w:marLeft w:val="0"/>
          <w:marRight w:val="0"/>
          <w:marTop w:val="0"/>
          <w:marBottom w:val="0"/>
          <w:divBdr>
            <w:top w:val="none" w:sz="0" w:space="0" w:color="auto"/>
            <w:left w:val="none" w:sz="0" w:space="0" w:color="auto"/>
            <w:bottom w:val="none" w:sz="0" w:space="0" w:color="auto"/>
            <w:right w:val="none" w:sz="0" w:space="0" w:color="auto"/>
          </w:divBdr>
        </w:div>
        <w:div w:id="905456603">
          <w:marLeft w:val="0"/>
          <w:marRight w:val="0"/>
          <w:marTop w:val="0"/>
          <w:marBottom w:val="0"/>
          <w:divBdr>
            <w:top w:val="none" w:sz="0" w:space="0" w:color="auto"/>
            <w:left w:val="none" w:sz="0" w:space="0" w:color="auto"/>
            <w:bottom w:val="none" w:sz="0" w:space="0" w:color="auto"/>
            <w:right w:val="none" w:sz="0" w:space="0" w:color="auto"/>
          </w:divBdr>
        </w:div>
        <w:div w:id="28574141">
          <w:marLeft w:val="0"/>
          <w:marRight w:val="0"/>
          <w:marTop w:val="0"/>
          <w:marBottom w:val="0"/>
          <w:divBdr>
            <w:top w:val="none" w:sz="0" w:space="0" w:color="auto"/>
            <w:left w:val="none" w:sz="0" w:space="0" w:color="auto"/>
            <w:bottom w:val="none" w:sz="0" w:space="0" w:color="auto"/>
            <w:right w:val="none" w:sz="0" w:space="0" w:color="auto"/>
          </w:divBdr>
        </w:div>
        <w:div w:id="773210229">
          <w:marLeft w:val="0"/>
          <w:marRight w:val="0"/>
          <w:marTop w:val="0"/>
          <w:marBottom w:val="0"/>
          <w:divBdr>
            <w:top w:val="none" w:sz="0" w:space="0" w:color="auto"/>
            <w:left w:val="none" w:sz="0" w:space="0" w:color="auto"/>
            <w:bottom w:val="none" w:sz="0" w:space="0" w:color="auto"/>
            <w:right w:val="none" w:sz="0" w:space="0" w:color="auto"/>
          </w:divBdr>
        </w:div>
        <w:div w:id="1800879010">
          <w:marLeft w:val="0"/>
          <w:marRight w:val="0"/>
          <w:marTop w:val="0"/>
          <w:marBottom w:val="0"/>
          <w:divBdr>
            <w:top w:val="none" w:sz="0" w:space="0" w:color="auto"/>
            <w:left w:val="none" w:sz="0" w:space="0" w:color="auto"/>
            <w:bottom w:val="none" w:sz="0" w:space="0" w:color="auto"/>
            <w:right w:val="none" w:sz="0" w:space="0" w:color="auto"/>
          </w:divBdr>
        </w:div>
        <w:div w:id="1235509446">
          <w:marLeft w:val="0"/>
          <w:marRight w:val="0"/>
          <w:marTop w:val="0"/>
          <w:marBottom w:val="0"/>
          <w:divBdr>
            <w:top w:val="none" w:sz="0" w:space="0" w:color="auto"/>
            <w:left w:val="none" w:sz="0" w:space="0" w:color="auto"/>
            <w:bottom w:val="none" w:sz="0" w:space="0" w:color="auto"/>
            <w:right w:val="none" w:sz="0" w:space="0" w:color="auto"/>
          </w:divBdr>
        </w:div>
        <w:div w:id="948052706">
          <w:marLeft w:val="0"/>
          <w:marRight w:val="0"/>
          <w:marTop w:val="0"/>
          <w:marBottom w:val="0"/>
          <w:divBdr>
            <w:top w:val="none" w:sz="0" w:space="0" w:color="auto"/>
            <w:left w:val="none" w:sz="0" w:space="0" w:color="auto"/>
            <w:bottom w:val="none" w:sz="0" w:space="0" w:color="auto"/>
            <w:right w:val="none" w:sz="0" w:space="0" w:color="auto"/>
          </w:divBdr>
        </w:div>
        <w:div w:id="1205287837">
          <w:marLeft w:val="0"/>
          <w:marRight w:val="0"/>
          <w:marTop w:val="0"/>
          <w:marBottom w:val="0"/>
          <w:divBdr>
            <w:top w:val="none" w:sz="0" w:space="0" w:color="auto"/>
            <w:left w:val="none" w:sz="0" w:space="0" w:color="auto"/>
            <w:bottom w:val="none" w:sz="0" w:space="0" w:color="auto"/>
            <w:right w:val="none" w:sz="0" w:space="0" w:color="auto"/>
          </w:divBdr>
        </w:div>
        <w:div w:id="2125222189">
          <w:marLeft w:val="0"/>
          <w:marRight w:val="0"/>
          <w:marTop w:val="0"/>
          <w:marBottom w:val="0"/>
          <w:divBdr>
            <w:top w:val="none" w:sz="0" w:space="0" w:color="auto"/>
            <w:left w:val="none" w:sz="0" w:space="0" w:color="auto"/>
            <w:bottom w:val="none" w:sz="0" w:space="0" w:color="auto"/>
            <w:right w:val="none" w:sz="0" w:space="0" w:color="auto"/>
          </w:divBdr>
        </w:div>
        <w:div w:id="1555123117">
          <w:marLeft w:val="0"/>
          <w:marRight w:val="0"/>
          <w:marTop w:val="0"/>
          <w:marBottom w:val="0"/>
          <w:divBdr>
            <w:top w:val="none" w:sz="0" w:space="0" w:color="auto"/>
            <w:left w:val="none" w:sz="0" w:space="0" w:color="auto"/>
            <w:bottom w:val="none" w:sz="0" w:space="0" w:color="auto"/>
            <w:right w:val="none" w:sz="0" w:space="0" w:color="auto"/>
          </w:divBdr>
        </w:div>
        <w:div w:id="1063060420">
          <w:marLeft w:val="0"/>
          <w:marRight w:val="0"/>
          <w:marTop w:val="0"/>
          <w:marBottom w:val="0"/>
          <w:divBdr>
            <w:top w:val="none" w:sz="0" w:space="0" w:color="auto"/>
            <w:left w:val="none" w:sz="0" w:space="0" w:color="auto"/>
            <w:bottom w:val="none" w:sz="0" w:space="0" w:color="auto"/>
            <w:right w:val="none" w:sz="0" w:space="0" w:color="auto"/>
          </w:divBdr>
        </w:div>
        <w:div w:id="1839224957">
          <w:marLeft w:val="0"/>
          <w:marRight w:val="0"/>
          <w:marTop w:val="0"/>
          <w:marBottom w:val="0"/>
          <w:divBdr>
            <w:top w:val="none" w:sz="0" w:space="0" w:color="auto"/>
            <w:left w:val="none" w:sz="0" w:space="0" w:color="auto"/>
            <w:bottom w:val="none" w:sz="0" w:space="0" w:color="auto"/>
            <w:right w:val="none" w:sz="0" w:space="0" w:color="auto"/>
          </w:divBdr>
        </w:div>
        <w:div w:id="1485202261">
          <w:marLeft w:val="0"/>
          <w:marRight w:val="0"/>
          <w:marTop w:val="0"/>
          <w:marBottom w:val="0"/>
          <w:divBdr>
            <w:top w:val="none" w:sz="0" w:space="0" w:color="auto"/>
            <w:left w:val="none" w:sz="0" w:space="0" w:color="auto"/>
            <w:bottom w:val="none" w:sz="0" w:space="0" w:color="auto"/>
            <w:right w:val="none" w:sz="0" w:space="0" w:color="auto"/>
          </w:divBdr>
        </w:div>
        <w:div w:id="1496261381">
          <w:marLeft w:val="0"/>
          <w:marRight w:val="0"/>
          <w:marTop w:val="0"/>
          <w:marBottom w:val="0"/>
          <w:divBdr>
            <w:top w:val="none" w:sz="0" w:space="0" w:color="auto"/>
            <w:left w:val="none" w:sz="0" w:space="0" w:color="auto"/>
            <w:bottom w:val="none" w:sz="0" w:space="0" w:color="auto"/>
            <w:right w:val="none" w:sz="0" w:space="0" w:color="auto"/>
          </w:divBdr>
        </w:div>
        <w:div w:id="2016221648">
          <w:marLeft w:val="0"/>
          <w:marRight w:val="0"/>
          <w:marTop w:val="0"/>
          <w:marBottom w:val="0"/>
          <w:divBdr>
            <w:top w:val="none" w:sz="0" w:space="0" w:color="auto"/>
            <w:left w:val="none" w:sz="0" w:space="0" w:color="auto"/>
            <w:bottom w:val="none" w:sz="0" w:space="0" w:color="auto"/>
            <w:right w:val="none" w:sz="0" w:space="0" w:color="auto"/>
          </w:divBdr>
        </w:div>
        <w:div w:id="1321956963">
          <w:marLeft w:val="0"/>
          <w:marRight w:val="0"/>
          <w:marTop w:val="0"/>
          <w:marBottom w:val="0"/>
          <w:divBdr>
            <w:top w:val="none" w:sz="0" w:space="0" w:color="auto"/>
            <w:left w:val="none" w:sz="0" w:space="0" w:color="auto"/>
            <w:bottom w:val="none" w:sz="0" w:space="0" w:color="auto"/>
            <w:right w:val="none" w:sz="0" w:space="0" w:color="auto"/>
          </w:divBdr>
        </w:div>
        <w:div w:id="1279411676">
          <w:marLeft w:val="0"/>
          <w:marRight w:val="0"/>
          <w:marTop w:val="0"/>
          <w:marBottom w:val="0"/>
          <w:divBdr>
            <w:top w:val="none" w:sz="0" w:space="0" w:color="auto"/>
            <w:left w:val="none" w:sz="0" w:space="0" w:color="auto"/>
            <w:bottom w:val="none" w:sz="0" w:space="0" w:color="auto"/>
            <w:right w:val="none" w:sz="0" w:space="0" w:color="auto"/>
          </w:divBdr>
        </w:div>
        <w:div w:id="435442900">
          <w:marLeft w:val="0"/>
          <w:marRight w:val="0"/>
          <w:marTop w:val="0"/>
          <w:marBottom w:val="0"/>
          <w:divBdr>
            <w:top w:val="none" w:sz="0" w:space="0" w:color="auto"/>
            <w:left w:val="none" w:sz="0" w:space="0" w:color="auto"/>
            <w:bottom w:val="none" w:sz="0" w:space="0" w:color="auto"/>
            <w:right w:val="none" w:sz="0" w:space="0" w:color="auto"/>
          </w:divBdr>
        </w:div>
        <w:div w:id="2006929228">
          <w:marLeft w:val="0"/>
          <w:marRight w:val="0"/>
          <w:marTop w:val="0"/>
          <w:marBottom w:val="0"/>
          <w:divBdr>
            <w:top w:val="none" w:sz="0" w:space="0" w:color="auto"/>
            <w:left w:val="none" w:sz="0" w:space="0" w:color="auto"/>
            <w:bottom w:val="none" w:sz="0" w:space="0" w:color="auto"/>
            <w:right w:val="none" w:sz="0" w:space="0" w:color="auto"/>
          </w:divBdr>
        </w:div>
        <w:div w:id="813134865">
          <w:marLeft w:val="0"/>
          <w:marRight w:val="0"/>
          <w:marTop w:val="0"/>
          <w:marBottom w:val="0"/>
          <w:divBdr>
            <w:top w:val="none" w:sz="0" w:space="0" w:color="auto"/>
            <w:left w:val="none" w:sz="0" w:space="0" w:color="auto"/>
            <w:bottom w:val="none" w:sz="0" w:space="0" w:color="auto"/>
            <w:right w:val="none" w:sz="0" w:space="0" w:color="auto"/>
          </w:divBdr>
        </w:div>
        <w:div w:id="1826586065">
          <w:marLeft w:val="0"/>
          <w:marRight w:val="0"/>
          <w:marTop w:val="0"/>
          <w:marBottom w:val="0"/>
          <w:divBdr>
            <w:top w:val="none" w:sz="0" w:space="0" w:color="auto"/>
            <w:left w:val="none" w:sz="0" w:space="0" w:color="auto"/>
            <w:bottom w:val="none" w:sz="0" w:space="0" w:color="auto"/>
            <w:right w:val="none" w:sz="0" w:space="0" w:color="auto"/>
          </w:divBdr>
        </w:div>
        <w:div w:id="1878154717">
          <w:marLeft w:val="0"/>
          <w:marRight w:val="0"/>
          <w:marTop w:val="0"/>
          <w:marBottom w:val="0"/>
          <w:divBdr>
            <w:top w:val="none" w:sz="0" w:space="0" w:color="auto"/>
            <w:left w:val="none" w:sz="0" w:space="0" w:color="auto"/>
            <w:bottom w:val="none" w:sz="0" w:space="0" w:color="auto"/>
            <w:right w:val="none" w:sz="0" w:space="0" w:color="auto"/>
          </w:divBdr>
        </w:div>
        <w:div w:id="20741286">
          <w:marLeft w:val="0"/>
          <w:marRight w:val="0"/>
          <w:marTop w:val="0"/>
          <w:marBottom w:val="0"/>
          <w:divBdr>
            <w:top w:val="none" w:sz="0" w:space="0" w:color="auto"/>
            <w:left w:val="none" w:sz="0" w:space="0" w:color="auto"/>
            <w:bottom w:val="none" w:sz="0" w:space="0" w:color="auto"/>
            <w:right w:val="none" w:sz="0" w:space="0" w:color="auto"/>
          </w:divBdr>
        </w:div>
        <w:div w:id="630209050">
          <w:marLeft w:val="0"/>
          <w:marRight w:val="0"/>
          <w:marTop w:val="0"/>
          <w:marBottom w:val="0"/>
          <w:divBdr>
            <w:top w:val="none" w:sz="0" w:space="0" w:color="auto"/>
            <w:left w:val="none" w:sz="0" w:space="0" w:color="auto"/>
            <w:bottom w:val="none" w:sz="0" w:space="0" w:color="auto"/>
            <w:right w:val="none" w:sz="0" w:space="0" w:color="auto"/>
          </w:divBdr>
        </w:div>
        <w:div w:id="231737559">
          <w:marLeft w:val="0"/>
          <w:marRight w:val="0"/>
          <w:marTop w:val="0"/>
          <w:marBottom w:val="0"/>
          <w:divBdr>
            <w:top w:val="none" w:sz="0" w:space="0" w:color="auto"/>
            <w:left w:val="none" w:sz="0" w:space="0" w:color="auto"/>
            <w:bottom w:val="none" w:sz="0" w:space="0" w:color="auto"/>
            <w:right w:val="none" w:sz="0" w:space="0" w:color="auto"/>
          </w:divBdr>
        </w:div>
        <w:div w:id="536313831">
          <w:marLeft w:val="0"/>
          <w:marRight w:val="0"/>
          <w:marTop w:val="0"/>
          <w:marBottom w:val="0"/>
          <w:divBdr>
            <w:top w:val="none" w:sz="0" w:space="0" w:color="auto"/>
            <w:left w:val="none" w:sz="0" w:space="0" w:color="auto"/>
            <w:bottom w:val="none" w:sz="0" w:space="0" w:color="auto"/>
            <w:right w:val="none" w:sz="0" w:space="0" w:color="auto"/>
          </w:divBdr>
        </w:div>
        <w:div w:id="1727027354">
          <w:marLeft w:val="0"/>
          <w:marRight w:val="0"/>
          <w:marTop w:val="0"/>
          <w:marBottom w:val="0"/>
          <w:divBdr>
            <w:top w:val="none" w:sz="0" w:space="0" w:color="auto"/>
            <w:left w:val="none" w:sz="0" w:space="0" w:color="auto"/>
            <w:bottom w:val="none" w:sz="0" w:space="0" w:color="auto"/>
            <w:right w:val="none" w:sz="0" w:space="0" w:color="auto"/>
          </w:divBdr>
        </w:div>
        <w:div w:id="1044914692">
          <w:marLeft w:val="0"/>
          <w:marRight w:val="0"/>
          <w:marTop w:val="0"/>
          <w:marBottom w:val="0"/>
          <w:divBdr>
            <w:top w:val="none" w:sz="0" w:space="0" w:color="auto"/>
            <w:left w:val="none" w:sz="0" w:space="0" w:color="auto"/>
            <w:bottom w:val="none" w:sz="0" w:space="0" w:color="auto"/>
            <w:right w:val="none" w:sz="0" w:space="0" w:color="auto"/>
          </w:divBdr>
        </w:div>
        <w:div w:id="1981419323">
          <w:marLeft w:val="0"/>
          <w:marRight w:val="0"/>
          <w:marTop w:val="0"/>
          <w:marBottom w:val="0"/>
          <w:divBdr>
            <w:top w:val="none" w:sz="0" w:space="0" w:color="auto"/>
            <w:left w:val="none" w:sz="0" w:space="0" w:color="auto"/>
            <w:bottom w:val="none" w:sz="0" w:space="0" w:color="auto"/>
            <w:right w:val="none" w:sz="0" w:space="0" w:color="auto"/>
          </w:divBdr>
        </w:div>
        <w:div w:id="1276596047">
          <w:marLeft w:val="0"/>
          <w:marRight w:val="0"/>
          <w:marTop w:val="0"/>
          <w:marBottom w:val="0"/>
          <w:divBdr>
            <w:top w:val="none" w:sz="0" w:space="0" w:color="auto"/>
            <w:left w:val="none" w:sz="0" w:space="0" w:color="auto"/>
            <w:bottom w:val="none" w:sz="0" w:space="0" w:color="auto"/>
            <w:right w:val="none" w:sz="0" w:space="0" w:color="auto"/>
          </w:divBdr>
        </w:div>
        <w:div w:id="522087584">
          <w:marLeft w:val="0"/>
          <w:marRight w:val="0"/>
          <w:marTop w:val="0"/>
          <w:marBottom w:val="0"/>
          <w:divBdr>
            <w:top w:val="none" w:sz="0" w:space="0" w:color="auto"/>
            <w:left w:val="none" w:sz="0" w:space="0" w:color="auto"/>
            <w:bottom w:val="none" w:sz="0" w:space="0" w:color="auto"/>
            <w:right w:val="none" w:sz="0" w:space="0" w:color="auto"/>
          </w:divBdr>
        </w:div>
        <w:div w:id="1872067026">
          <w:marLeft w:val="0"/>
          <w:marRight w:val="0"/>
          <w:marTop w:val="0"/>
          <w:marBottom w:val="0"/>
          <w:divBdr>
            <w:top w:val="none" w:sz="0" w:space="0" w:color="auto"/>
            <w:left w:val="none" w:sz="0" w:space="0" w:color="auto"/>
            <w:bottom w:val="none" w:sz="0" w:space="0" w:color="auto"/>
            <w:right w:val="none" w:sz="0" w:space="0" w:color="auto"/>
          </w:divBdr>
        </w:div>
        <w:div w:id="598293197">
          <w:marLeft w:val="0"/>
          <w:marRight w:val="0"/>
          <w:marTop w:val="0"/>
          <w:marBottom w:val="0"/>
          <w:divBdr>
            <w:top w:val="none" w:sz="0" w:space="0" w:color="auto"/>
            <w:left w:val="none" w:sz="0" w:space="0" w:color="auto"/>
            <w:bottom w:val="none" w:sz="0" w:space="0" w:color="auto"/>
            <w:right w:val="none" w:sz="0" w:space="0" w:color="auto"/>
          </w:divBdr>
        </w:div>
        <w:div w:id="1568804245">
          <w:marLeft w:val="0"/>
          <w:marRight w:val="0"/>
          <w:marTop w:val="0"/>
          <w:marBottom w:val="0"/>
          <w:divBdr>
            <w:top w:val="none" w:sz="0" w:space="0" w:color="auto"/>
            <w:left w:val="none" w:sz="0" w:space="0" w:color="auto"/>
            <w:bottom w:val="none" w:sz="0" w:space="0" w:color="auto"/>
            <w:right w:val="none" w:sz="0" w:space="0" w:color="auto"/>
          </w:divBdr>
        </w:div>
        <w:div w:id="125196839">
          <w:marLeft w:val="0"/>
          <w:marRight w:val="0"/>
          <w:marTop w:val="0"/>
          <w:marBottom w:val="0"/>
          <w:divBdr>
            <w:top w:val="none" w:sz="0" w:space="0" w:color="auto"/>
            <w:left w:val="none" w:sz="0" w:space="0" w:color="auto"/>
            <w:bottom w:val="none" w:sz="0" w:space="0" w:color="auto"/>
            <w:right w:val="none" w:sz="0" w:space="0" w:color="auto"/>
          </w:divBdr>
        </w:div>
        <w:div w:id="585263995">
          <w:marLeft w:val="0"/>
          <w:marRight w:val="0"/>
          <w:marTop w:val="0"/>
          <w:marBottom w:val="0"/>
          <w:divBdr>
            <w:top w:val="none" w:sz="0" w:space="0" w:color="auto"/>
            <w:left w:val="none" w:sz="0" w:space="0" w:color="auto"/>
            <w:bottom w:val="none" w:sz="0" w:space="0" w:color="auto"/>
            <w:right w:val="none" w:sz="0" w:space="0" w:color="auto"/>
          </w:divBdr>
        </w:div>
        <w:div w:id="1781877164">
          <w:marLeft w:val="0"/>
          <w:marRight w:val="0"/>
          <w:marTop w:val="0"/>
          <w:marBottom w:val="0"/>
          <w:divBdr>
            <w:top w:val="none" w:sz="0" w:space="0" w:color="auto"/>
            <w:left w:val="none" w:sz="0" w:space="0" w:color="auto"/>
            <w:bottom w:val="none" w:sz="0" w:space="0" w:color="auto"/>
            <w:right w:val="none" w:sz="0" w:space="0" w:color="auto"/>
          </w:divBdr>
        </w:div>
        <w:div w:id="1956135388">
          <w:marLeft w:val="0"/>
          <w:marRight w:val="0"/>
          <w:marTop w:val="0"/>
          <w:marBottom w:val="0"/>
          <w:divBdr>
            <w:top w:val="none" w:sz="0" w:space="0" w:color="auto"/>
            <w:left w:val="none" w:sz="0" w:space="0" w:color="auto"/>
            <w:bottom w:val="none" w:sz="0" w:space="0" w:color="auto"/>
            <w:right w:val="none" w:sz="0" w:space="0" w:color="auto"/>
          </w:divBdr>
        </w:div>
        <w:div w:id="772476839">
          <w:marLeft w:val="0"/>
          <w:marRight w:val="0"/>
          <w:marTop w:val="0"/>
          <w:marBottom w:val="0"/>
          <w:divBdr>
            <w:top w:val="none" w:sz="0" w:space="0" w:color="auto"/>
            <w:left w:val="none" w:sz="0" w:space="0" w:color="auto"/>
            <w:bottom w:val="none" w:sz="0" w:space="0" w:color="auto"/>
            <w:right w:val="none" w:sz="0" w:space="0" w:color="auto"/>
          </w:divBdr>
        </w:div>
        <w:div w:id="120804902">
          <w:marLeft w:val="0"/>
          <w:marRight w:val="0"/>
          <w:marTop w:val="0"/>
          <w:marBottom w:val="0"/>
          <w:divBdr>
            <w:top w:val="none" w:sz="0" w:space="0" w:color="auto"/>
            <w:left w:val="none" w:sz="0" w:space="0" w:color="auto"/>
            <w:bottom w:val="none" w:sz="0" w:space="0" w:color="auto"/>
            <w:right w:val="none" w:sz="0" w:space="0" w:color="auto"/>
          </w:divBdr>
        </w:div>
        <w:div w:id="189884027">
          <w:marLeft w:val="0"/>
          <w:marRight w:val="0"/>
          <w:marTop w:val="0"/>
          <w:marBottom w:val="0"/>
          <w:divBdr>
            <w:top w:val="none" w:sz="0" w:space="0" w:color="auto"/>
            <w:left w:val="none" w:sz="0" w:space="0" w:color="auto"/>
            <w:bottom w:val="none" w:sz="0" w:space="0" w:color="auto"/>
            <w:right w:val="none" w:sz="0" w:space="0" w:color="auto"/>
          </w:divBdr>
        </w:div>
        <w:div w:id="462961779">
          <w:marLeft w:val="0"/>
          <w:marRight w:val="0"/>
          <w:marTop w:val="0"/>
          <w:marBottom w:val="0"/>
          <w:divBdr>
            <w:top w:val="none" w:sz="0" w:space="0" w:color="auto"/>
            <w:left w:val="none" w:sz="0" w:space="0" w:color="auto"/>
            <w:bottom w:val="none" w:sz="0" w:space="0" w:color="auto"/>
            <w:right w:val="none" w:sz="0" w:space="0" w:color="auto"/>
          </w:divBdr>
        </w:div>
        <w:div w:id="311762042">
          <w:marLeft w:val="0"/>
          <w:marRight w:val="0"/>
          <w:marTop w:val="0"/>
          <w:marBottom w:val="0"/>
          <w:divBdr>
            <w:top w:val="none" w:sz="0" w:space="0" w:color="auto"/>
            <w:left w:val="none" w:sz="0" w:space="0" w:color="auto"/>
            <w:bottom w:val="none" w:sz="0" w:space="0" w:color="auto"/>
            <w:right w:val="none" w:sz="0" w:space="0" w:color="auto"/>
          </w:divBdr>
        </w:div>
        <w:div w:id="218830535">
          <w:marLeft w:val="0"/>
          <w:marRight w:val="0"/>
          <w:marTop w:val="0"/>
          <w:marBottom w:val="0"/>
          <w:divBdr>
            <w:top w:val="none" w:sz="0" w:space="0" w:color="auto"/>
            <w:left w:val="none" w:sz="0" w:space="0" w:color="auto"/>
            <w:bottom w:val="none" w:sz="0" w:space="0" w:color="auto"/>
            <w:right w:val="none" w:sz="0" w:space="0" w:color="auto"/>
          </w:divBdr>
        </w:div>
        <w:div w:id="1326934323">
          <w:marLeft w:val="0"/>
          <w:marRight w:val="0"/>
          <w:marTop w:val="0"/>
          <w:marBottom w:val="0"/>
          <w:divBdr>
            <w:top w:val="none" w:sz="0" w:space="0" w:color="auto"/>
            <w:left w:val="none" w:sz="0" w:space="0" w:color="auto"/>
            <w:bottom w:val="none" w:sz="0" w:space="0" w:color="auto"/>
            <w:right w:val="none" w:sz="0" w:space="0" w:color="auto"/>
          </w:divBdr>
        </w:div>
        <w:div w:id="1624144397">
          <w:marLeft w:val="0"/>
          <w:marRight w:val="0"/>
          <w:marTop w:val="0"/>
          <w:marBottom w:val="0"/>
          <w:divBdr>
            <w:top w:val="none" w:sz="0" w:space="0" w:color="auto"/>
            <w:left w:val="none" w:sz="0" w:space="0" w:color="auto"/>
            <w:bottom w:val="none" w:sz="0" w:space="0" w:color="auto"/>
            <w:right w:val="none" w:sz="0" w:space="0" w:color="auto"/>
          </w:divBdr>
        </w:div>
        <w:div w:id="1752972094">
          <w:marLeft w:val="0"/>
          <w:marRight w:val="0"/>
          <w:marTop w:val="0"/>
          <w:marBottom w:val="0"/>
          <w:divBdr>
            <w:top w:val="none" w:sz="0" w:space="0" w:color="auto"/>
            <w:left w:val="none" w:sz="0" w:space="0" w:color="auto"/>
            <w:bottom w:val="none" w:sz="0" w:space="0" w:color="auto"/>
            <w:right w:val="none" w:sz="0" w:space="0" w:color="auto"/>
          </w:divBdr>
        </w:div>
        <w:div w:id="1497842809">
          <w:marLeft w:val="0"/>
          <w:marRight w:val="0"/>
          <w:marTop w:val="0"/>
          <w:marBottom w:val="0"/>
          <w:divBdr>
            <w:top w:val="none" w:sz="0" w:space="0" w:color="auto"/>
            <w:left w:val="none" w:sz="0" w:space="0" w:color="auto"/>
            <w:bottom w:val="none" w:sz="0" w:space="0" w:color="auto"/>
            <w:right w:val="none" w:sz="0" w:space="0" w:color="auto"/>
          </w:divBdr>
        </w:div>
        <w:div w:id="1864784531">
          <w:marLeft w:val="0"/>
          <w:marRight w:val="0"/>
          <w:marTop w:val="0"/>
          <w:marBottom w:val="0"/>
          <w:divBdr>
            <w:top w:val="none" w:sz="0" w:space="0" w:color="auto"/>
            <w:left w:val="none" w:sz="0" w:space="0" w:color="auto"/>
            <w:bottom w:val="none" w:sz="0" w:space="0" w:color="auto"/>
            <w:right w:val="none" w:sz="0" w:space="0" w:color="auto"/>
          </w:divBdr>
        </w:div>
        <w:div w:id="1365251261">
          <w:marLeft w:val="0"/>
          <w:marRight w:val="0"/>
          <w:marTop w:val="0"/>
          <w:marBottom w:val="0"/>
          <w:divBdr>
            <w:top w:val="none" w:sz="0" w:space="0" w:color="auto"/>
            <w:left w:val="none" w:sz="0" w:space="0" w:color="auto"/>
            <w:bottom w:val="none" w:sz="0" w:space="0" w:color="auto"/>
            <w:right w:val="none" w:sz="0" w:space="0" w:color="auto"/>
          </w:divBdr>
        </w:div>
        <w:div w:id="715618037">
          <w:marLeft w:val="0"/>
          <w:marRight w:val="0"/>
          <w:marTop w:val="0"/>
          <w:marBottom w:val="0"/>
          <w:divBdr>
            <w:top w:val="none" w:sz="0" w:space="0" w:color="auto"/>
            <w:left w:val="none" w:sz="0" w:space="0" w:color="auto"/>
            <w:bottom w:val="none" w:sz="0" w:space="0" w:color="auto"/>
            <w:right w:val="none" w:sz="0" w:space="0" w:color="auto"/>
          </w:divBdr>
        </w:div>
        <w:div w:id="1044866134">
          <w:marLeft w:val="0"/>
          <w:marRight w:val="0"/>
          <w:marTop w:val="0"/>
          <w:marBottom w:val="0"/>
          <w:divBdr>
            <w:top w:val="none" w:sz="0" w:space="0" w:color="auto"/>
            <w:left w:val="none" w:sz="0" w:space="0" w:color="auto"/>
            <w:bottom w:val="none" w:sz="0" w:space="0" w:color="auto"/>
            <w:right w:val="none" w:sz="0" w:space="0" w:color="auto"/>
          </w:divBdr>
        </w:div>
        <w:div w:id="1604144372">
          <w:marLeft w:val="0"/>
          <w:marRight w:val="0"/>
          <w:marTop w:val="0"/>
          <w:marBottom w:val="0"/>
          <w:divBdr>
            <w:top w:val="none" w:sz="0" w:space="0" w:color="auto"/>
            <w:left w:val="none" w:sz="0" w:space="0" w:color="auto"/>
            <w:bottom w:val="none" w:sz="0" w:space="0" w:color="auto"/>
            <w:right w:val="none" w:sz="0" w:space="0" w:color="auto"/>
          </w:divBdr>
        </w:div>
        <w:div w:id="1074163519">
          <w:marLeft w:val="0"/>
          <w:marRight w:val="0"/>
          <w:marTop w:val="0"/>
          <w:marBottom w:val="0"/>
          <w:divBdr>
            <w:top w:val="none" w:sz="0" w:space="0" w:color="auto"/>
            <w:left w:val="none" w:sz="0" w:space="0" w:color="auto"/>
            <w:bottom w:val="none" w:sz="0" w:space="0" w:color="auto"/>
            <w:right w:val="none" w:sz="0" w:space="0" w:color="auto"/>
          </w:divBdr>
        </w:div>
        <w:div w:id="1622607495">
          <w:marLeft w:val="0"/>
          <w:marRight w:val="0"/>
          <w:marTop w:val="0"/>
          <w:marBottom w:val="0"/>
          <w:divBdr>
            <w:top w:val="none" w:sz="0" w:space="0" w:color="auto"/>
            <w:left w:val="none" w:sz="0" w:space="0" w:color="auto"/>
            <w:bottom w:val="none" w:sz="0" w:space="0" w:color="auto"/>
            <w:right w:val="none" w:sz="0" w:space="0" w:color="auto"/>
          </w:divBdr>
        </w:div>
        <w:div w:id="78672235">
          <w:marLeft w:val="0"/>
          <w:marRight w:val="0"/>
          <w:marTop w:val="0"/>
          <w:marBottom w:val="0"/>
          <w:divBdr>
            <w:top w:val="none" w:sz="0" w:space="0" w:color="auto"/>
            <w:left w:val="none" w:sz="0" w:space="0" w:color="auto"/>
            <w:bottom w:val="none" w:sz="0" w:space="0" w:color="auto"/>
            <w:right w:val="none" w:sz="0" w:space="0" w:color="auto"/>
          </w:divBdr>
        </w:div>
        <w:div w:id="838275589">
          <w:marLeft w:val="0"/>
          <w:marRight w:val="0"/>
          <w:marTop w:val="0"/>
          <w:marBottom w:val="0"/>
          <w:divBdr>
            <w:top w:val="none" w:sz="0" w:space="0" w:color="auto"/>
            <w:left w:val="none" w:sz="0" w:space="0" w:color="auto"/>
            <w:bottom w:val="none" w:sz="0" w:space="0" w:color="auto"/>
            <w:right w:val="none" w:sz="0" w:space="0" w:color="auto"/>
          </w:divBdr>
        </w:div>
        <w:div w:id="1484199039">
          <w:marLeft w:val="0"/>
          <w:marRight w:val="0"/>
          <w:marTop w:val="0"/>
          <w:marBottom w:val="0"/>
          <w:divBdr>
            <w:top w:val="none" w:sz="0" w:space="0" w:color="auto"/>
            <w:left w:val="none" w:sz="0" w:space="0" w:color="auto"/>
            <w:bottom w:val="none" w:sz="0" w:space="0" w:color="auto"/>
            <w:right w:val="none" w:sz="0" w:space="0" w:color="auto"/>
          </w:divBdr>
        </w:div>
        <w:div w:id="1752851824">
          <w:marLeft w:val="0"/>
          <w:marRight w:val="0"/>
          <w:marTop w:val="0"/>
          <w:marBottom w:val="0"/>
          <w:divBdr>
            <w:top w:val="none" w:sz="0" w:space="0" w:color="auto"/>
            <w:left w:val="none" w:sz="0" w:space="0" w:color="auto"/>
            <w:bottom w:val="none" w:sz="0" w:space="0" w:color="auto"/>
            <w:right w:val="none" w:sz="0" w:space="0" w:color="auto"/>
          </w:divBdr>
        </w:div>
        <w:div w:id="699863768">
          <w:marLeft w:val="0"/>
          <w:marRight w:val="0"/>
          <w:marTop w:val="0"/>
          <w:marBottom w:val="0"/>
          <w:divBdr>
            <w:top w:val="none" w:sz="0" w:space="0" w:color="auto"/>
            <w:left w:val="none" w:sz="0" w:space="0" w:color="auto"/>
            <w:bottom w:val="none" w:sz="0" w:space="0" w:color="auto"/>
            <w:right w:val="none" w:sz="0" w:space="0" w:color="auto"/>
          </w:divBdr>
        </w:div>
        <w:div w:id="1671909801">
          <w:marLeft w:val="0"/>
          <w:marRight w:val="0"/>
          <w:marTop w:val="0"/>
          <w:marBottom w:val="0"/>
          <w:divBdr>
            <w:top w:val="none" w:sz="0" w:space="0" w:color="auto"/>
            <w:left w:val="none" w:sz="0" w:space="0" w:color="auto"/>
            <w:bottom w:val="none" w:sz="0" w:space="0" w:color="auto"/>
            <w:right w:val="none" w:sz="0" w:space="0" w:color="auto"/>
          </w:divBdr>
        </w:div>
        <w:div w:id="1756702355">
          <w:marLeft w:val="0"/>
          <w:marRight w:val="0"/>
          <w:marTop w:val="0"/>
          <w:marBottom w:val="0"/>
          <w:divBdr>
            <w:top w:val="none" w:sz="0" w:space="0" w:color="auto"/>
            <w:left w:val="none" w:sz="0" w:space="0" w:color="auto"/>
            <w:bottom w:val="none" w:sz="0" w:space="0" w:color="auto"/>
            <w:right w:val="none" w:sz="0" w:space="0" w:color="auto"/>
          </w:divBdr>
        </w:div>
        <w:div w:id="1644962032">
          <w:marLeft w:val="0"/>
          <w:marRight w:val="0"/>
          <w:marTop w:val="0"/>
          <w:marBottom w:val="0"/>
          <w:divBdr>
            <w:top w:val="none" w:sz="0" w:space="0" w:color="auto"/>
            <w:left w:val="none" w:sz="0" w:space="0" w:color="auto"/>
            <w:bottom w:val="none" w:sz="0" w:space="0" w:color="auto"/>
            <w:right w:val="none" w:sz="0" w:space="0" w:color="auto"/>
          </w:divBdr>
        </w:div>
        <w:div w:id="707799549">
          <w:marLeft w:val="0"/>
          <w:marRight w:val="0"/>
          <w:marTop w:val="0"/>
          <w:marBottom w:val="0"/>
          <w:divBdr>
            <w:top w:val="none" w:sz="0" w:space="0" w:color="auto"/>
            <w:left w:val="none" w:sz="0" w:space="0" w:color="auto"/>
            <w:bottom w:val="none" w:sz="0" w:space="0" w:color="auto"/>
            <w:right w:val="none" w:sz="0" w:space="0" w:color="auto"/>
          </w:divBdr>
        </w:div>
        <w:div w:id="1473255468">
          <w:marLeft w:val="0"/>
          <w:marRight w:val="0"/>
          <w:marTop w:val="0"/>
          <w:marBottom w:val="0"/>
          <w:divBdr>
            <w:top w:val="none" w:sz="0" w:space="0" w:color="auto"/>
            <w:left w:val="none" w:sz="0" w:space="0" w:color="auto"/>
            <w:bottom w:val="none" w:sz="0" w:space="0" w:color="auto"/>
            <w:right w:val="none" w:sz="0" w:space="0" w:color="auto"/>
          </w:divBdr>
        </w:div>
        <w:div w:id="1639677147">
          <w:marLeft w:val="0"/>
          <w:marRight w:val="0"/>
          <w:marTop w:val="0"/>
          <w:marBottom w:val="0"/>
          <w:divBdr>
            <w:top w:val="none" w:sz="0" w:space="0" w:color="auto"/>
            <w:left w:val="none" w:sz="0" w:space="0" w:color="auto"/>
            <w:bottom w:val="none" w:sz="0" w:space="0" w:color="auto"/>
            <w:right w:val="none" w:sz="0" w:space="0" w:color="auto"/>
          </w:divBdr>
        </w:div>
        <w:div w:id="467866698">
          <w:marLeft w:val="0"/>
          <w:marRight w:val="0"/>
          <w:marTop w:val="0"/>
          <w:marBottom w:val="0"/>
          <w:divBdr>
            <w:top w:val="none" w:sz="0" w:space="0" w:color="auto"/>
            <w:left w:val="none" w:sz="0" w:space="0" w:color="auto"/>
            <w:bottom w:val="none" w:sz="0" w:space="0" w:color="auto"/>
            <w:right w:val="none" w:sz="0" w:space="0" w:color="auto"/>
          </w:divBdr>
        </w:div>
        <w:div w:id="1704863829">
          <w:marLeft w:val="0"/>
          <w:marRight w:val="0"/>
          <w:marTop w:val="0"/>
          <w:marBottom w:val="0"/>
          <w:divBdr>
            <w:top w:val="none" w:sz="0" w:space="0" w:color="auto"/>
            <w:left w:val="none" w:sz="0" w:space="0" w:color="auto"/>
            <w:bottom w:val="none" w:sz="0" w:space="0" w:color="auto"/>
            <w:right w:val="none" w:sz="0" w:space="0" w:color="auto"/>
          </w:divBdr>
        </w:div>
        <w:div w:id="1519930409">
          <w:marLeft w:val="0"/>
          <w:marRight w:val="0"/>
          <w:marTop w:val="0"/>
          <w:marBottom w:val="0"/>
          <w:divBdr>
            <w:top w:val="none" w:sz="0" w:space="0" w:color="auto"/>
            <w:left w:val="none" w:sz="0" w:space="0" w:color="auto"/>
            <w:bottom w:val="none" w:sz="0" w:space="0" w:color="auto"/>
            <w:right w:val="none" w:sz="0" w:space="0" w:color="auto"/>
          </w:divBdr>
        </w:div>
        <w:div w:id="1821145892">
          <w:marLeft w:val="0"/>
          <w:marRight w:val="0"/>
          <w:marTop w:val="0"/>
          <w:marBottom w:val="0"/>
          <w:divBdr>
            <w:top w:val="none" w:sz="0" w:space="0" w:color="auto"/>
            <w:left w:val="none" w:sz="0" w:space="0" w:color="auto"/>
            <w:bottom w:val="none" w:sz="0" w:space="0" w:color="auto"/>
            <w:right w:val="none" w:sz="0" w:space="0" w:color="auto"/>
          </w:divBdr>
        </w:div>
        <w:div w:id="1210726590">
          <w:marLeft w:val="0"/>
          <w:marRight w:val="0"/>
          <w:marTop w:val="0"/>
          <w:marBottom w:val="0"/>
          <w:divBdr>
            <w:top w:val="none" w:sz="0" w:space="0" w:color="auto"/>
            <w:left w:val="none" w:sz="0" w:space="0" w:color="auto"/>
            <w:bottom w:val="none" w:sz="0" w:space="0" w:color="auto"/>
            <w:right w:val="none" w:sz="0" w:space="0" w:color="auto"/>
          </w:divBdr>
        </w:div>
        <w:div w:id="1684472758">
          <w:marLeft w:val="0"/>
          <w:marRight w:val="0"/>
          <w:marTop w:val="0"/>
          <w:marBottom w:val="0"/>
          <w:divBdr>
            <w:top w:val="none" w:sz="0" w:space="0" w:color="auto"/>
            <w:left w:val="none" w:sz="0" w:space="0" w:color="auto"/>
            <w:bottom w:val="none" w:sz="0" w:space="0" w:color="auto"/>
            <w:right w:val="none" w:sz="0" w:space="0" w:color="auto"/>
          </w:divBdr>
        </w:div>
        <w:div w:id="1962686214">
          <w:marLeft w:val="0"/>
          <w:marRight w:val="0"/>
          <w:marTop w:val="0"/>
          <w:marBottom w:val="0"/>
          <w:divBdr>
            <w:top w:val="none" w:sz="0" w:space="0" w:color="auto"/>
            <w:left w:val="none" w:sz="0" w:space="0" w:color="auto"/>
            <w:bottom w:val="none" w:sz="0" w:space="0" w:color="auto"/>
            <w:right w:val="none" w:sz="0" w:space="0" w:color="auto"/>
          </w:divBdr>
        </w:div>
        <w:div w:id="1965382459">
          <w:marLeft w:val="0"/>
          <w:marRight w:val="0"/>
          <w:marTop w:val="0"/>
          <w:marBottom w:val="0"/>
          <w:divBdr>
            <w:top w:val="none" w:sz="0" w:space="0" w:color="auto"/>
            <w:left w:val="none" w:sz="0" w:space="0" w:color="auto"/>
            <w:bottom w:val="none" w:sz="0" w:space="0" w:color="auto"/>
            <w:right w:val="none" w:sz="0" w:space="0" w:color="auto"/>
          </w:divBdr>
        </w:div>
        <w:div w:id="2005429325">
          <w:marLeft w:val="0"/>
          <w:marRight w:val="0"/>
          <w:marTop w:val="0"/>
          <w:marBottom w:val="0"/>
          <w:divBdr>
            <w:top w:val="none" w:sz="0" w:space="0" w:color="auto"/>
            <w:left w:val="none" w:sz="0" w:space="0" w:color="auto"/>
            <w:bottom w:val="none" w:sz="0" w:space="0" w:color="auto"/>
            <w:right w:val="none" w:sz="0" w:space="0" w:color="auto"/>
          </w:divBdr>
        </w:div>
        <w:div w:id="1834568292">
          <w:marLeft w:val="0"/>
          <w:marRight w:val="0"/>
          <w:marTop w:val="0"/>
          <w:marBottom w:val="0"/>
          <w:divBdr>
            <w:top w:val="none" w:sz="0" w:space="0" w:color="auto"/>
            <w:left w:val="none" w:sz="0" w:space="0" w:color="auto"/>
            <w:bottom w:val="none" w:sz="0" w:space="0" w:color="auto"/>
            <w:right w:val="none" w:sz="0" w:space="0" w:color="auto"/>
          </w:divBdr>
        </w:div>
        <w:div w:id="29306263">
          <w:marLeft w:val="0"/>
          <w:marRight w:val="0"/>
          <w:marTop w:val="0"/>
          <w:marBottom w:val="0"/>
          <w:divBdr>
            <w:top w:val="none" w:sz="0" w:space="0" w:color="auto"/>
            <w:left w:val="none" w:sz="0" w:space="0" w:color="auto"/>
            <w:bottom w:val="none" w:sz="0" w:space="0" w:color="auto"/>
            <w:right w:val="none" w:sz="0" w:space="0" w:color="auto"/>
          </w:divBdr>
        </w:div>
        <w:div w:id="51008783">
          <w:marLeft w:val="0"/>
          <w:marRight w:val="0"/>
          <w:marTop w:val="0"/>
          <w:marBottom w:val="0"/>
          <w:divBdr>
            <w:top w:val="none" w:sz="0" w:space="0" w:color="auto"/>
            <w:left w:val="none" w:sz="0" w:space="0" w:color="auto"/>
            <w:bottom w:val="none" w:sz="0" w:space="0" w:color="auto"/>
            <w:right w:val="none" w:sz="0" w:space="0" w:color="auto"/>
          </w:divBdr>
        </w:div>
        <w:div w:id="1361007792">
          <w:marLeft w:val="0"/>
          <w:marRight w:val="0"/>
          <w:marTop w:val="0"/>
          <w:marBottom w:val="0"/>
          <w:divBdr>
            <w:top w:val="none" w:sz="0" w:space="0" w:color="auto"/>
            <w:left w:val="none" w:sz="0" w:space="0" w:color="auto"/>
            <w:bottom w:val="none" w:sz="0" w:space="0" w:color="auto"/>
            <w:right w:val="none" w:sz="0" w:space="0" w:color="auto"/>
          </w:divBdr>
        </w:div>
        <w:div w:id="93791782">
          <w:marLeft w:val="0"/>
          <w:marRight w:val="0"/>
          <w:marTop w:val="0"/>
          <w:marBottom w:val="0"/>
          <w:divBdr>
            <w:top w:val="none" w:sz="0" w:space="0" w:color="auto"/>
            <w:left w:val="none" w:sz="0" w:space="0" w:color="auto"/>
            <w:bottom w:val="none" w:sz="0" w:space="0" w:color="auto"/>
            <w:right w:val="none" w:sz="0" w:space="0" w:color="auto"/>
          </w:divBdr>
        </w:div>
        <w:div w:id="479611960">
          <w:marLeft w:val="0"/>
          <w:marRight w:val="0"/>
          <w:marTop w:val="0"/>
          <w:marBottom w:val="0"/>
          <w:divBdr>
            <w:top w:val="none" w:sz="0" w:space="0" w:color="auto"/>
            <w:left w:val="none" w:sz="0" w:space="0" w:color="auto"/>
            <w:bottom w:val="none" w:sz="0" w:space="0" w:color="auto"/>
            <w:right w:val="none" w:sz="0" w:space="0" w:color="auto"/>
          </w:divBdr>
        </w:div>
        <w:div w:id="309407922">
          <w:marLeft w:val="0"/>
          <w:marRight w:val="0"/>
          <w:marTop w:val="0"/>
          <w:marBottom w:val="0"/>
          <w:divBdr>
            <w:top w:val="none" w:sz="0" w:space="0" w:color="auto"/>
            <w:left w:val="none" w:sz="0" w:space="0" w:color="auto"/>
            <w:bottom w:val="none" w:sz="0" w:space="0" w:color="auto"/>
            <w:right w:val="none" w:sz="0" w:space="0" w:color="auto"/>
          </w:divBdr>
        </w:div>
        <w:div w:id="1132677673">
          <w:marLeft w:val="0"/>
          <w:marRight w:val="0"/>
          <w:marTop w:val="0"/>
          <w:marBottom w:val="0"/>
          <w:divBdr>
            <w:top w:val="none" w:sz="0" w:space="0" w:color="auto"/>
            <w:left w:val="none" w:sz="0" w:space="0" w:color="auto"/>
            <w:bottom w:val="none" w:sz="0" w:space="0" w:color="auto"/>
            <w:right w:val="none" w:sz="0" w:space="0" w:color="auto"/>
          </w:divBdr>
        </w:div>
        <w:div w:id="829559675">
          <w:marLeft w:val="0"/>
          <w:marRight w:val="0"/>
          <w:marTop w:val="0"/>
          <w:marBottom w:val="0"/>
          <w:divBdr>
            <w:top w:val="none" w:sz="0" w:space="0" w:color="auto"/>
            <w:left w:val="none" w:sz="0" w:space="0" w:color="auto"/>
            <w:bottom w:val="none" w:sz="0" w:space="0" w:color="auto"/>
            <w:right w:val="none" w:sz="0" w:space="0" w:color="auto"/>
          </w:divBdr>
        </w:div>
        <w:div w:id="1487818971">
          <w:marLeft w:val="0"/>
          <w:marRight w:val="0"/>
          <w:marTop w:val="0"/>
          <w:marBottom w:val="0"/>
          <w:divBdr>
            <w:top w:val="none" w:sz="0" w:space="0" w:color="auto"/>
            <w:left w:val="none" w:sz="0" w:space="0" w:color="auto"/>
            <w:bottom w:val="none" w:sz="0" w:space="0" w:color="auto"/>
            <w:right w:val="none" w:sz="0" w:space="0" w:color="auto"/>
          </w:divBdr>
        </w:div>
        <w:div w:id="345720237">
          <w:marLeft w:val="0"/>
          <w:marRight w:val="0"/>
          <w:marTop w:val="0"/>
          <w:marBottom w:val="0"/>
          <w:divBdr>
            <w:top w:val="none" w:sz="0" w:space="0" w:color="auto"/>
            <w:left w:val="none" w:sz="0" w:space="0" w:color="auto"/>
            <w:bottom w:val="none" w:sz="0" w:space="0" w:color="auto"/>
            <w:right w:val="none" w:sz="0" w:space="0" w:color="auto"/>
          </w:divBdr>
        </w:div>
        <w:div w:id="308176374">
          <w:marLeft w:val="0"/>
          <w:marRight w:val="0"/>
          <w:marTop w:val="0"/>
          <w:marBottom w:val="0"/>
          <w:divBdr>
            <w:top w:val="none" w:sz="0" w:space="0" w:color="auto"/>
            <w:left w:val="none" w:sz="0" w:space="0" w:color="auto"/>
            <w:bottom w:val="none" w:sz="0" w:space="0" w:color="auto"/>
            <w:right w:val="none" w:sz="0" w:space="0" w:color="auto"/>
          </w:divBdr>
        </w:div>
        <w:div w:id="889923630">
          <w:marLeft w:val="0"/>
          <w:marRight w:val="0"/>
          <w:marTop w:val="0"/>
          <w:marBottom w:val="0"/>
          <w:divBdr>
            <w:top w:val="none" w:sz="0" w:space="0" w:color="auto"/>
            <w:left w:val="none" w:sz="0" w:space="0" w:color="auto"/>
            <w:bottom w:val="none" w:sz="0" w:space="0" w:color="auto"/>
            <w:right w:val="none" w:sz="0" w:space="0" w:color="auto"/>
          </w:divBdr>
        </w:div>
      </w:divsChild>
    </w:div>
    <w:div w:id="25956459">
      <w:bodyDiv w:val="1"/>
      <w:marLeft w:val="0"/>
      <w:marRight w:val="0"/>
      <w:marTop w:val="0"/>
      <w:marBottom w:val="0"/>
      <w:divBdr>
        <w:top w:val="none" w:sz="0" w:space="0" w:color="auto"/>
        <w:left w:val="none" w:sz="0" w:space="0" w:color="auto"/>
        <w:bottom w:val="none" w:sz="0" w:space="0" w:color="auto"/>
        <w:right w:val="none" w:sz="0" w:space="0" w:color="auto"/>
      </w:divBdr>
    </w:div>
    <w:div w:id="107624393">
      <w:bodyDiv w:val="1"/>
      <w:marLeft w:val="0"/>
      <w:marRight w:val="0"/>
      <w:marTop w:val="0"/>
      <w:marBottom w:val="0"/>
      <w:divBdr>
        <w:top w:val="none" w:sz="0" w:space="0" w:color="auto"/>
        <w:left w:val="none" w:sz="0" w:space="0" w:color="auto"/>
        <w:bottom w:val="none" w:sz="0" w:space="0" w:color="auto"/>
        <w:right w:val="none" w:sz="0" w:space="0" w:color="auto"/>
      </w:divBdr>
    </w:div>
    <w:div w:id="316686374">
      <w:bodyDiv w:val="1"/>
      <w:marLeft w:val="0"/>
      <w:marRight w:val="0"/>
      <w:marTop w:val="0"/>
      <w:marBottom w:val="0"/>
      <w:divBdr>
        <w:top w:val="none" w:sz="0" w:space="0" w:color="auto"/>
        <w:left w:val="none" w:sz="0" w:space="0" w:color="auto"/>
        <w:bottom w:val="none" w:sz="0" w:space="0" w:color="auto"/>
        <w:right w:val="none" w:sz="0" w:space="0" w:color="auto"/>
      </w:divBdr>
      <w:divsChild>
        <w:div w:id="1706354">
          <w:marLeft w:val="0"/>
          <w:marRight w:val="0"/>
          <w:marTop w:val="0"/>
          <w:marBottom w:val="0"/>
          <w:divBdr>
            <w:top w:val="none" w:sz="0" w:space="0" w:color="auto"/>
            <w:left w:val="none" w:sz="0" w:space="0" w:color="auto"/>
            <w:bottom w:val="none" w:sz="0" w:space="0" w:color="auto"/>
            <w:right w:val="none" w:sz="0" w:space="0" w:color="auto"/>
          </w:divBdr>
        </w:div>
        <w:div w:id="1687976583">
          <w:marLeft w:val="0"/>
          <w:marRight w:val="0"/>
          <w:marTop w:val="0"/>
          <w:marBottom w:val="0"/>
          <w:divBdr>
            <w:top w:val="none" w:sz="0" w:space="0" w:color="auto"/>
            <w:left w:val="none" w:sz="0" w:space="0" w:color="auto"/>
            <w:bottom w:val="none" w:sz="0" w:space="0" w:color="auto"/>
            <w:right w:val="none" w:sz="0" w:space="0" w:color="auto"/>
          </w:divBdr>
        </w:div>
        <w:div w:id="697119675">
          <w:marLeft w:val="0"/>
          <w:marRight w:val="0"/>
          <w:marTop w:val="0"/>
          <w:marBottom w:val="0"/>
          <w:divBdr>
            <w:top w:val="none" w:sz="0" w:space="0" w:color="auto"/>
            <w:left w:val="none" w:sz="0" w:space="0" w:color="auto"/>
            <w:bottom w:val="none" w:sz="0" w:space="0" w:color="auto"/>
            <w:right w:val="none" w:sz="0" w:space="0" w:color="auto"/>
          </w:divBdr>
        </w:div>
        <w:div w:id="581524625">
          <w:marLeft w:val="0"/>
          <w:marRight w:val="0"/>
          <w:marTop w:val="0"/>
          <w:marBottom w:val="0"/>
          <w:divBdr>
            <w:top w:val="none" w:sz="0" w:space="0" w:color="auto"/>
            <w:left w:val="none" w:sz="0" w:space="0" w:color="auto"/>
            <w:bottom w:val="none" w:sz="0" w:space="0" w:color="auto"/>
            <w:right w:val="none" w:sz="0" w:space="0" w:color="auto"/>
          </w:divBdr>
        </w:div>
        <w:div w:id="1015305520">
          <w:marLeft w:val="0"/>
          <w:marRight w:val="0"/>
          <w:marTop w:val="0"/>
          <w:marBottom w:val="0"/>
          <w:divBdr>
            <w:top w:val="none" w:sz="0" w:space="0" w:color="auto"/>
            <w:left w:val="none" w:sz="0" w:space="0" w:color="auto"/>
            <w:bottom w:val="none" w:sz="0" w:space="0" w:color="auto"/>
            <w:right w:val="none" w:sz="0" w:space="0" w:color="auto"/>
          </w:divBdr>
        </w:div>
        <w:div w:id="600800119">
          <w:marLeft w:val="0"/>
          <w:marRight w:val="0"/>
          <w:marTop w:val="0"/>
          <w:marBottom w:val="0"/>
          <w:divBdr>
            <w:top w:val="none" w:sz="0" w:space="0" w:color="auto"/>
            <w:left w:val="none" w:sz="0" w:space="0" w:color="auto"/>
            <w:bottom w:val="none" w:sz="0" w:space="0" w:color="auto"/>
            <w:right w:val="none" w:sz="0" w:space="0" w:color="auto"/>
          </w:divBdr>
        </w:div>
        <w:div w:id="605160917">
          <w:marLeft w:val="0"/>
          <w:marRight w:val="0"/>
          <w:marTop w:val="0"/>
          <w:marBottom w:val="0"/>
          <w:divBdr>
            <w:top w:val="none" w:sz="0" w:space="0" w:color="auto"/>
            <w:left w:val="none" w:sz="0" w:space="0" w:color="auto"/>
            <w:bottom w:val="none" w:sz="0" w:space="0" w:color="auto"/>
            <w:right w:val="none" w:sz="0" w:space="0" w:color="auto"/>
          </w:divBdr>
        </w:div>
        <w:div w:id="1329749991">
          <w:marLeft w:val="0"/>
          <w:marRight w:val="0"/>
          <w:marTop w:val="0"/>
          <w:marBottom w:val="0"/>
          <w:divBdr>
            <w:top w:val="none" w:sz="0" w:space="0" w:color="auto"/>
            <w:left w:val="none" w:sz="0" w:space="0" w:color="auto"/>
            <w:bottom w:val="none" w:sz="0" w:space="0" w:color="auto"/>
            <w:right w:val="none" w:sz="0" w:space="0" w:color="auto"/>
          </w:divBdr>
        </w:div>
        <w:div w:id="977808123">
          <w:marLeft w:val="0"/>
          <w:marRight w:val="0"/>
          <w:marTop w:val="0"/>
          <w:marBottom w:val="0"/>
          <w:divBdr>
            <w:top w:val="none" w:sz="0" w:space="0" w:color="auto"/>
            <w:left w:val="none" w:sz="0" w:space="0" w:color="auto"/>
            <w:bottom w:val="none" w:sz="0" w:space="0" w:color="auto"/>
            <w:right w:val="none" w:sz="0" w:space="0" w:color="auto"/>
          </w:divBdr>
        </w:div>
        <w:div w:id="88932480">
          <w:marLeft w:val="0"/>
          <w:marRight w:val="0"/>
          <w:marTop w:val="0"/>
          <w:marBottom w:val="0"/>
          <w:divBdr>
            <w:top w:val="none" w:sz="0" w:space="0" w:color="auto"/>
            <w:left w:val="none" w:sz="0" w:space="0" w:color="auto"/>
            <w:bottom w:val="none" w:sz="0" w:space="0" w:color="auto"/>
            <w:right w:val="none" w:sz="0" w:space="0" w:color="auto"/>
          </w:divBdr>
        </w:div>
        <w:div w:id="926227743">
          <w:marLeft w:val="0"/>
          <w:marRight w:val="0"/>
          <w:marTop w:val="0"/>
          <w:marBottom w:val="0"/>
          <w:divBdr>
            <w:top w:val="none" w:sz="0" w:space="0" w:color="auto"/>
            <w:left w:val="none" w:sz="0" w:space="0" w:color="auto"/>
            <w:bottom w:val="none" w:sz="0" w:space="0" w:color="auto"/>
            <w:right w:val="none" w:sz="0" w:space="0" w:color="auto"/>
          </w:divBdr>
        </w:div>
        <w:div w:id="1088580877">
          <w:marLeft w:val="0"/>
          <w:marRight w:val="0"/>
          <w:marTop w:val="0"/>
          <w:marBottom w:val="0"/>
          <w:divBdr>
            <w:top w:val="none" w:sz="0" w:space="0" w:color="auto"/>
            <w:left w:val="none" w:sz="0" w:space="0" w:color="auto"/>
            <w:bottom w:val="none" w:sz="0" w:space="0" w:color="auto"/>
            <w:right w:val="none" w:sz="0" w:space="0" w:color="auto"/>
          </w:divBdr>
        </w:div>
        <w:div w:id="956646243">
          <w:marLeft w:val="0"/>
          <w:marRight w:val="0"/>
          <w:marTop w:val="0"/>
          <w:marBottom w:val="0"/>
          <w:divBdr>
            <w:top w:val="none" w:sz="0" w:space="0" w:color="auto"/>
            <w:left w:val="none" w:sz="0" w:space="0" w:color="auto"/>
            <w:bottom w:val="none" w:sz="0" w:space="0" w:color="auto"/>
            <w:right w:val="none" w:sz="0" w:space="0" w:color="auto"/>
          </w:divBdr>
        </w:div>
        <w:div w:id="1479153468">
          <w:marLeft w:val="0"/>
          <w:marRight w:val="0"/>
          <w:marTop w:val="0"/>
          <w:marBottom w:val="0"/>
          <w:divBdr>
            <w:top w:val="none" w:sz="0" w:space="0" w:color="auto"/>
            <w:left w:val="none" w:sz="0" w:space="0" w:color="auto"/>
            <w:bottom w:val="none" w:sz="0" w:space="0" w:color="auto"/>
            <w:right w:val="none" w:sz="0" w:space="0" w:color="auto"/>
          </w:divBdr>
        </w:div>
        <w:div w:id="2047833477">
          <w:marLeft w:val="0"/>
          <w:marRight w:val="0"/>
          <w:marTop w:val="0"/>
          <w:marBottom w:val="0"/>
          <w:divBdr>
            <w:top w:val="none" w:sz="0" w:space="0" w:color="auto"/>
            <w:left w:val="none" w:sz="0" w:space="0" w:color="auto"/>
            <w:bottom w:val="none" w:sz="0" w:space="0" w:color="auto"/>
            <w:right w:val="none" w:sz="0" w:space="0" w:color="auto"/>
          </w:divBdr>
        </w:div>
        <w:div w:id="251206017">
          <w:marLeft w:val="0"/>
          <w:marRight w:val="0"/>
          <w:marTop w:val="0"/>
          <w:marBottom w:val="0"/>
          <w:divBdr>
            <w:top w:val="none" w:sz="0" w:space="0" w:color="auto"/>
            <w:left w:val="none" w:sz="0" w:space="0" w:color="auto"/>
            <w:bottom w:val="none" w:sz="0" w:space="0" w:color="auto"/>
            <w:right w:val="none" w:sz="0" w:space="0" w:color="auto"/>
          </w:divBdr>
        </w:div>
        <w:div w:id="1801993901">
          <w:marLeft w:val="0"/>
          <w:marRight w:val="0"/>
          <w:marTop w:val="0"/>
          <w:marBottom w:val="0"/>
          <w:divBdr>
            <w:top w:val="none" w:sz="0" w:space="0" w:color="auto"/>
            <w:left w:val="none" w:sz="0" w:space="0" w:color="auto"/>
            <w:bottom w:val="none" w:sz="0" w:space="0" w:color="auto"/>
            <w:right w:val="none" w:sz="0" w:space="0" w:color="auto"/>
          </w:divBdr>
        </w:div>
      </w:divsChild>
    </w:div>
    <w:div w:id="428624680">
      <w:bodyDiv w:val="1"/>
      <w:marLeft w:val="0"/>
      <w:marRight w:val="0"/>
      <w:marTop w:val="0"/>
      <w:marBottom w:val="0"/>
      <w:divBdr>
        <w:top w:val="none" w:sz="0" w:space="0" w:color="auto"/>
        <w:left w:val="none" w:sz="0" w:space="0" w:color="auto"/>
        <w:bottom w:val="none" w:sz="0" w:space="0" w:color="auto"/>
        <w:right w:val="none" w:sz="0" w:space="0" w:color="auto"/>
      </w:divBdr>
      <w:divsChild>
        <w:div w:id="1784418278">
          <w:marLeft w:val="0"/>
          <w:marRight w:val="0"/>
          <w:marTop w:val="0"/>
          <w:marBottom w:val="0"/>
          <w:divBdr>
            <w:top w:val="none" w:sz="0" w:space="0" w:color="auto"/>
            <w:left w:val="none" w:sz="0" w:space="0" w:color="auto"/>
            <w:bottom w:val="none" w:sz="0" w:space="0" w:color="auto"/>
            <w:right w:val="none" w:sz="0" w:space="0" w:color="auto"/>
          </w:divBdr>
        </w:div>
        <w:div w:id="2065134162">
          <w:marLeft w:val="0"/>
          <w:marRight w:val="0"/>
          <w:marTop w:val="0"/>
          <w:marBottom w:val="0"/>
          <w:divBdr>
            <w:top w:val="none" w:sz="0" w:space="0" w:color="auto"/>
            <w:left w:val="none" w:sz="0" w:space="0" w:color="auto"/>
            <w:bottom w:val="none" w:sz="0" w:space="0" w:color="auto"/>
            <w:right w:val="none" w:sz="0" w:space="0" w:color="auto"/>
          </w:divBdr>
        </w:div>
        <w:div w:id="1767729331">
          <w:marLeft w:val="0"/>
          <w:marRight w:val="0"/>
          <w:marTop w:val="0"/>
          <w:marBottom w:val="0"/>
          <w:divBdr>
            <w:top w:val="none" w:sz="0" w:space="0" w:color="auto"/>
            <w:left w:val="none" w:sz="0" w:space="0" w:color="auto"/>
            <w:bottom w:val="none" w:sz="0" w:space="0" w:color="auto"/>
            <w:right w:val="none" w:sz="0" w:space="0" w:color="auto"/>
          </w:divBdr>
        </w:div>
        <w:div w:id="1098138107">
          <w:marLeft w:val="0"/>
          <w:marRight w:val="0"/>
          <w:marTop w:val="0"/>
          <w:marBottom w:val="0"/>
          <w:divBdr>
            <w:top w:val="none" w:sz="0" w:space="0" w:color="auto"/>
            <w:left w:val="none" w:sz="0" w:space="0" w:color="auto"/>
            <w:bottom w:val="none" w:sz="0" w:space="0" w:color="auto"/>
            <w:right w:val="none" w:sz="0" w:space="0" w:color="auto"/>
          </w:divBdr>
        </w:div>
        <w:div w:id="1172143313">
          <w:marLeft w:val="0"/>
          <w:marRight w:val="0"/>
          <w:marTop w:val="0"/>
          <w:marBottom w:val="0"/>
          <w:divBdr>
            <w:top w:val="none" w:sz="0" w:space="0" w:color="auto"/>
            <w:left w:val="none" w:sz="0" w:space="0" w:color="auto"/>
            <w:bottom w:val="none" w:sz="0" w:space="0" w:color="auto"/>
            <w:right w:val="none" w:sz="0" w:space="0" w:color="auto"/>
          </w:divBdr>
        </w:div>
        <w:div w:id="370114434">
          <w:marLeft w:val="0"/>
          <w:marRight w:val="0"/>
          <w:marTop w:val="0"/>
          <w:marBottom w:val="0"/>
          <w:divBdr>
            <w:top w:val="none" w:sz="0" w:space="0" w:color="auto"/>
            <w:left w:val="none" w:sz="0" w:space="0" w:color="auto"/>
            <w:bottom w:val="none" w:sz="0" w:space="0" w:color="auto"/>
            <w:right w:val="none" w:sz="0" w:space="0" w:color="auto"/>
          </w:divBdr>
        </w:div>
        <w:div w:id="1088190632">
          <w:marLeft w:val="0"/>
          <w:marRight w:val="0"/>
          <w:marTop w:val="0"/>
          <w:marBottom w:val="0"/>
          <w:divBdr>
            <w:top w:val="none" w:sz="0" w:space="0" w:color="auto"/>
            <w:left w:val="none" w:sz="0" w:space="0" w:color="auto"/>
            <w:bottom w:val="none" w:sz="0" w:space="0" w:color="auto"/>
            <w:right w:val="none" w:sz="0" w:space="0" w:color="auto"/>
          </w:divBdr>
        </w:div>
        <w:div w:id="34355878">
          <w:marLeft w:val="0"/>
          <w:marRight w:val="0"/>
          <w:marTop w:val="0"/>
          <w:marBottom w:val="0"/>
          <w:divBdr>
            <w:top w:val="none" w:sz="0" w:space="0" w:color="auto"/>
            <w:left w:val="none" w:sz="0" w:space="0" w:color="auto"/>
            <w:bottom w:val="none" w:sz="0" w:space="0" w:color="auto"/>
            <w:right w:val="none" w:sz="0" w:space="0" w:color="auto"/>
          </w:divBdr>
        </w:div>
        <w:div w:id="110244904">
          <w:marLeft w:val="0"/>
          <w:marRight w:val="0"/>
          <w:marTop w:val="0"/>
          <w:marBottom w:val="0"/>
          <w:divBdr>
            <w:top w:val="none" w:sz="0" w:space="0" w:color="auto"/>
            <w:left w:val="none" w:sz="0" w:space="0" w:color="auto"/>
            <w:bottom w:val="none" w:sz="0" w:space="0" w:color="auto"/>
            <w:right w:val="none" w:sz="0" w:space="0" w:color="auto"/>
          </w:divBdr>
        </w:div>
        <w:div w:id="2061007451">
          <w:marLeft w:val="0"/>
          <w:marRight w:val="0"/>
          <w:marTop w:val="0"/>
          <w:marBottom w:val="0"/>
          <w:divBdr>
            <w:top w:val="none" w:sz="0" w:space="0" w:color="auto"/>
            <w:left w:val="none" w:sz="0" w:space="0" w:color="auto"/>
            <w:bottom w:val="none" w:sz="0" w:space="0" w:color="auto"/>
            <w:right w:val="none" w:sz="0" w:space="0" w:color="auto"/>
          </w:divBdr>
        </w:div>
        <w:div w:id="867714619">
          <w:marLeft w:val="0"/>
          <w:marRight w:val="0"/>
          <w:marTop w:val="0"/>
          <w:marBottom w:val="0"/>
          <w:divBdr>
            <w:top w:val="none" w:sz="0" w:space="0" w:color="auto"/>
            <w:left w:val="none" w:sz="0" w:space="0" w:color="auto"/>
            <w:bottom w:val="none" w:sz="0" w:space="0" w:color="auto"/>
            <w:right w:val="none" w:sz="0" w:space="0" w:color="auto"/>
          </w:divBdr>
        </w:div>
        <w:div w:id="1560675773">
          <w:marLeft w:val="0"/>
          <w:marRight w:val="0"/>
          <w:marTop w:val="0"/>
          <w:marBottom w:val="0"/>
          <w:divBdr>
            <w:top w:val="none" w:sz="0" w:space="0" w:color="auto"/>
            <w:left w:val="none" w:sz="0" w:space="0" w:color="auto"/>
            <w:bottom w:val="none" w:sz="0" w:space="0" w:color="auto"/>
            <w:right w:val="none" w:sz="0" w:space="0" w:color="auto"/>
          </w:divBdr>
        </w:div>
        <w:div w:id="757603429">
          <w:marLeft w:val="0"/>
          <w:marRight w:val="0"/>
          <w:marTop w:val="0"/>
          <w:marBottom w:val="0"/>
          <w:divBdr>
            <w:top w:val="none" w:sz="0" w:space="0" w:color="auto"/>
            <w:left w:val="none" w:sz="0" w:space="0" w:color="auto"/>
            <w:bottom w:val="none" w:sz="0" w:space="0" w:color="auto"/>
            <w:right w:val="none" w:sz="0" w:space="0" w:color="auto"/>
          </w:divBdr>
        </w:div>
        <w:div w:id="1439174612">
          <w:marLeft w:val="0"/>
          <w:marRight w:val="0"/>
          <w:marTop w:val="0"/>
          <w:marBottom w:val="0"/>
          <w:divBdr>
            <w:top w:val="none" w:sz="0" w:space="0" w:color="auto"/>
            <w:left w:val="none" w:sz="0" w:space="0" w:color="auto"/>
            <w:bottom w:val="none" w:sz="0" w:space="0" w:color="auto"/>
            <w:right w:val="none" w:sz="0" w:space="0" w:color="auto"/>
          </w:divBdr>
        </w:div>
        <w:div w:id="1460370583">
          <w:marLeft w:val="0"/>
          <w:marRight w:val="0"/>
          <w:marTop w:val="0"/>
          <w:marBottom w:val="0"/>
          <w:divBdr>
            <w:top w:val="none" w:sz="0" w:space="0" w:color="auto"/>
            <w:left w:val="none" w:sz="0" w:space="0" w:color="auto"/>
            <w:bottom w:val="none" w:sz="0" w:space="0" w:color="auto"/>
            <w:right w:val="none" w:sz="0" w:space="0" w:color="auto"/>
          </w:divBdr>
        </w:div>
        <w:div w:id="1663578611">
          <w:marLeft w:val="0"/>
          <w:marRight w:val="0"/>
          <w:marTop w:val="0"/>
          <w:marBottom w:val="0"/>
          <w:divBdr>
            <w:top w:val="none" w:sz="0" w:space="0" w:color="auto"/>
            <w:left w:val="none" w:sz="0" w:space="0" w:color="auto"/>
            <w:bottom w:val="none" w:sz="0" w:space="0" w:color="auto"/>
            <w:right w:val="none" w:sz="0" w:space="0" w:color="auto"/>
          </w:divBdr>
        </w:div>
        <w:div w:id="1344741459">
          <w:marLeft w:val="0"/>
          <w:marRight w:val="0"/>
          <w:marTop w:val="0"/>
          <w:marBottom w:val="0"/>
          <w:divBdr>
            <w:top w:val="none" w:sz="0" w:space="0" w:color="auto"/>
            <w:left w:val="none" w:sz="0" w:space="0" w:color="auto"/>
            <w:bottom w:val="none" w:sz="0" w:space="0" w:color="auto"/>
            <w:right w:val="none" w:sz="0" w:space="0" w:color="auto"/>
          </w:divBdr>
        </w:div>
        <w:div w:id="601109988">
          <w:marLeft w:val="0"/>
          <w:marRight w:val="0"/>
          <w:marTop w:val="0"/>
          <w:marBottom w:val="0"/>
          <w:divBdr>
            <w:top w:val="none" w:sz="0" w:space="0" w:color="auto"/>
            <w:left w:val="none" w:sz="0" w:space="0" w:color="auto"/>
            <w:bottom w:val="none" w:sz="0" w:space="0" w:color="auto"/>
            <w:right w:val="none" w:sz="0" w:space="0" w:color="auto"/>
          </w:divBdr>
        </w:div>
        <w:div w:id="2121409302">
          <w:marLeft w:val="0"/>
          <w:marRight w:val="0"/>
          <w:marTop w:val="0"/>
          <w:marBottom w:val="0"/>
          <w:divBdr>
            <w:top w:val="none" w:sz="0" w:space="0" w:color="auto"/>
            <w:left w:val="none" w:sz="0" w:space="0" w:color="auto"/>
            <w:bottom w:val="none" w:sz="0" w:space="0" w:color="auto"/>
            <w:right w:val="none" w:sz="0" w:space="0" w:color="auto"/>
          </w:divBdr>
        </w:div>
        <w:div w:id="281501814">
          <w:marLeft w:val="0"/>
          <w:marRight w:val="0"/>
          <w:marTop w:val="0"/>
          <w:marBottom w:val="0"/>
          <w:divBdr>
            <w:top w:val="none" w:sz="0" w:space="0" w:color="auto"/>
            <w:left w:val="none" w:sz="0" w:space="0" w:color="auto"/>
            <w:bottom w:val="none" w:sz="0" w:space="0" w:color="auto"/>
            <w:right w:val="none" w:sz="0" w:space="0" w:color="auto"/>
          </w:divBdr>
        </w:div>
        <w:div w:id="550700979">
          <w:marLeft w:val="0"/>
          <w:marRight w:val="0"/>
          <w:marTop w:val="0"/>
          <w:marBottom w:val="0"/>
          <w:divBdr>
            <w:top w:val="none" w:sz="0" w:space="0" w:color="auto"/>
            <w:left w:val="none" w:sz="0" w:space="0" w:color="auto"/>
            <w:bottom w:val="none" w:sz="0" w:space="0" w:color="auto"/>
            <w:right w:val="none" w:sz="0" w:space="0" w:color="auto"/>
          </w:divBdr>
        </w:div>
        <w:div w:id="1812864839">
          <w:marLeft w:val="0"/>
          <w:marRight w:val="0"/>
          <w:marTop w:val="0"/>
          <w:marBottom w:val="0"/>
          <w:divBdr>
            <w:top w:val="none" w:sz="0" w:space="0" w:color="auto"/>
            <w:left w:val="none" w:sz="0" w:space="0" w:color="auto"/>
            <w:bottom w:val="none" w:sz="0" w:space="0" w:color="auto"/>
            <w:right w:val="none" w:sz="0" w:space="0" w:color="auto"/>
          </w:divBdr>
        </w:div>
        <w:div w:id="1991978012">
          <w:marLeft w:val="0"/>
          <w:marRight w:val="0"/>
          <w:marTop w:val="0"/>
          <w:marBottom w:val="0"/>
          <w:divBdr>
            <w:top w:val="none" w:sz="0" w:space="0" w:color="auto"/>
            <w:left w:val="none" w:sz="0" w:space="0" w:color="auto"/>
            <w:bottom w:val="none" w:sz="0" w:space="0" w:color="auto"/>
            <w:right w:val="none" w:sz="0" w:space="0" w:color="auto"/>
          </w:divBdr>
        </w:div>
        <w:div w:id="932009806">
          <w:marLeft w:val="0"/>
          <w:marRight w:val="0"/>
          <w:marTop w:val="0"/>
          <w:marBottom w:val="0"/>
          <w:divBdr>
            <w:top w:val="none" w:sz="0" w:space="0" w:color="auto"/>
            <w:left w:val="none" w:sz="0" w:space="0" w:color="auto"/>
            <w:bottom w:val="none" w:sz="0" w:space="0" w:color="auto"/>
            <w:right w:val="none" w:sz="0" w:space="0" w:color="auto"/>
          </w:divBdr>
        </w:div>
        <w:div w:id="1604805430">
          <w:marLeft w:val="0"/>
          <w:marRight w:val="0"/>
          <w:marTop w:val="0"/>
          <w:marBottom w:val="0"/>
          <w:divBdr>
            <w:top w:val="none" w:sz="0" w:space="0" w:color="auto"/>
            <w:left w:val="none" w:sz="0" w:space="0" w:color="auto"/>
            <w:bottom w:val="none" w:sz="0" w:space="0" w:color="auto"/>
            <w:right w:val="none" w:sz="0" w:space="0" w:color="auto"/>
          </w:divBdr>
        </w:div>
        <w:div w:id="967514177">
          <w:marLeft w:val="0"/>
          <w:marRight w:val="0"/>
          <w:marTop w:val="0"/>
          <w:marBottom w:val="0"/>
          <w:divBdr>
            <w:top w:val="none" w:sz="0" w:space="0" w:color="auto"/>
            <w:left w:val="none" w:sz="0" w:space="0" w:color="auto"/>
            <w:bottom w:val="none" w:sz="0" w:space="0" w:color="auto"/>
            <w:right w:val="none" w:sz="0" w:space="0" w:color="auto"/>
          </w:divBdr>
        </w:div>
        <w:div w:id="204103467">
          <w:marLeft w:val="0"/>
          <w:marRight w:val="0"/>
          <w:marTop w:val="0"/>
          <w:marBottom w:val="0"/>
          <w:divBdr>
            <w:top w:val="none" w:sz="0" w:space="0" w:color="auto"/>
            <w:left w:val="none" w:sz="0" w:space="0" w:color="auto"/>
            <w:bottom w:val="none" w:sz="0" w:space="0" w:color="auto"/>
            <w:right w:val="none" w:sz="0" w:space="0" w:color="auto"/>
          </w:divBdr>
        </w:div>
        <w:div w:id="366567378">
          <w:marLeft w:val="0"/>
          <w:marRight w:val="0"/>
          <w:marTop w:val="0"/>
          <w:marBottom w:val="0"/>
          <w:divBdr>
            <w:top w:val="none" w:sz="0" w:space="0" w:color="auto"/>
            <w:left w:val="none" w:sz="0" w:space="0" w:color="auto"/>
            <w:bottom w:val="none" w:sz="0" w:space="0" w:color="auto"/>
            <w:right w:val="none" w:sz="0" w:space="0" w:color="auto"/>
          </w:divBdr>
        </w:div>
        <w:div w:id="807472665">
          <w:marLeft w:val="0"/>
          <w:marRight w:val="0"/>
          <w:marTop w:val="0"/>
          <w:marBottom w:val="0"/>
          <w:divBdr>
            <w:top w:val="none" w:sz="0" w:space="0" w:color="auto"/>
            <w:left w:val="none" w:sz="0" w:space="0" w:color="auto"/>
            <w:bottom w:val="none" w:sz="0" w:space="0" w:color="auto"/>
            <w:right w:val="none" w:sz="0" w:space="0" w:color="auto"/>
          </w:divBdr>
        </w:div>
        <w:div w:id="1768187731">
          <w:marLeft w:val="0"/>
          <w:marRight w:val="0"/>
          <w:marTop w:val="0"/>
          <w:marBottom w:val="0"/>
          <w:divBdr>
            <w:top w:val="none" w:sz="0" w:space="0" w:color="auto"/>
            <w:left w:val="none" w:sz="0" w:space="0" w:color="auto"/>
            <w:bottom w:val="none" w:sz="0" w:space="0" w:color="auto"/>
            <w:right w:val="none" w:sz="0" w:space="0" w:color="auto"/>
          </w:divBdr>
        </w:div>
        <w:div w:id="156502806">
          <w:marLeft w:val="0"/>
          <w:marRight w:val="0"/>
          <w:marTop w:val="0"/>
          <w:marBottom w:val="0"/>
          <w:divBdr>
            <w:top w:val="none" w:sz="0" w:space="0" w:color="auto"/>
            <w:left w:val="none" w:sz="0" w:space="0" w:color="auto"/>
            <w:bottom w:val="none" w:sz="0" w:space="0" w:color="auto"/>
            <w:right w:val="none" w:sz="0" w:space="0" w:color="auto"/>
          </w:divBdr>
        </w:div>
        <w:div w:id="1529567241">
          <w:marLeft w:val="0"/>
          <w:marRight w:val="0"/>
          <w:marTop w:val="0"/>
          <w:marBottom w:val="0"/>
          <w:divBdr>
            <w:top w:val="none" w:sz="0" w:space="0" w:color="auto"/>
            <w:left w:val="none" w:sz="0" w:space="0" w:color="auto"/>
            <w:bottom w:val="none" w:sz="0" w:space="0" w:color="auto"/>
            <w:right w:val="none" w:sz="0" w:space="0" w:color="auto"/>
          </w:divBdr>
        </w:div>
        <w:div w:id="2021926524">
          <w:marLeft w:val="0"/>
          <w:marRight w:val="0"/>
          <w:marTop w:val="0"/>
          <w:marBottom w:val="0"/>
          <w:divBdr>
            <w:top w:val="none" w:sz="0" w:space="0" w:color="auto"/>
            <w:left w:val="none" w:sz="0" w:space="0" w:color="auto"/>
            <w:bottom w:val="none" w:sz="0" w:space="0" w:color="auto"/>
            <w:right w:val="none" w:sz="0" w:space="0" w:color="auto"/>
          </w:divBdr>
        </w:div>
        <w:div w:id="31931602">
          <w:marLeft w:val="0"/>
          <w:marRight w:val="0"/>
          <w:marTop w:val="0"/>
          <w:marBottom w:val="0"/>
          <w:divBdr>
            <w:top w:val="none" w:sz="0" w:space="0" w:color="auto"/>
            <w:left w:val="none" w:sz="0" w:space="0" w:color="auto"/>
            <w:bottom w:val="none" w:sz="0" w:space="0" w:color="auto"/>
            <w:right w:val="none" w:sz="0" w:space="0" w:color="auto"/>
          </w:divBdr>
        </w:div>
        <w:div w:id="1274824742">
          <w:marLeft w:val="0"/>
          <w:marRight w:val="0"/>
          <w:marTop w:val="0"/>
          <w:marBottom w:val="0"/>
          <w:divBdr>
            <w:top w:val="none" w:sz="0" w:space="0" w:color="auto"/>
            <w:left w:val="none" w:sz="0" w:space="0" w:color="auto"/>
            <w:bottom w:val="none" w:sz="0" w:space="0" w:color="auto"/>
            <w:right w:val="none" w:sz="0" w:space="0" w:color="auto"/>
          </w:divBdr>
        </w:div>
        <w:div w:id="1699961519">
          <w:marLeft w:val="0"/>
          <w:marRight w:val="0"/>
          <w:marTop w:val="0"/>
          <w:marBottom w:val="0"/>
          <w:divBdr>
            <w:top w:val="none" w:sz="0" w:space="0" w:color="auto"/>
            <w:left w:val="none" w:sz="0" w:space="0" w:color="auto"/>
            <w:bottom w:val="none" w:sz="0" w:space="0" w:color="auto"/>
            <w:right w:val="none" w:sz="0" w:space="0" w:color="auto"/>
          </w:divBdr>
        </w:div>
        <w:div w:id="223031993">
          <w:marLeft w:val="0"/>
          <w:marRight w:val="0"/>
          <w:marTop w:val="0"/>
          <w:marBottom w:val="0"/>
          <w:divBdr>
            <w:top w:val="none" w:sz="0" w:space="0" w:color="auto"/>
            <w:left w:val="none" w:sz="0" w:space="0" w:color="auto"/>
            <w:bottom w:val="none" w:sz="0" w:space="0" w:color="auto"/>
            <w:right w:val="none" w:sz="0" w:space="0" w:color="auto"/>
          </w:divBdr>
        </w:div>
        <w:div w:id="2092463843">
          <w:marLeft w:val="0"/>
          <w:marRight w:val="0"/>
          <w:marTop w:val="0"/>
          <w:marBottom w:val="0"/>
          <w:divBdr>
            <w:top w:val="none" w:sz="0" w:space="0" w:color="auto"/>
            <w:left w:val="none" w:sz="0" w:space="0" w:color="auto"/>
            <w:bottom w:val="none" w:sz="0" w:space="0" w:color="auto"/>
            <w:right w:val="none" w:sz="0" w:space="0" w:color="auto"/>
          </w:divBdr>
        </w:div>
        <w:div w:id="464081704">
          <w:marLeft w:val="0"/>
          <w:marRight w:val="0"/>
          <w:marTop w:val="0"/>
          <w:marBottom w:val="0"/>
          <w:divBdr>
            <w:top w:val="none" w:sz="0" w:space="0" w:color="auto"/>
            <w:left w:val="none" w:sz="0" w:space="0" w:color="auto"/>
            <w:bottom w:val="none" w:sz="0" w:space="0" w:color="auto"/>
            <w:right w:val="none" w:sz="0" w:space="0" w:color="auto"/>
          </w:divBdr>
        </w:div>
        <w:div w:id="1489175358">
          <w:marLeft w:val="0"/>
          <w:marRight w:val="0"/>
          <w:marTop w:val="0"/>
          <w:marBottom w:val="0"/>
          <w:divBdr>
            <w:top w:val="none" w:sz="0" w:space="0" w:color="auto"/>
            <w:left w:val="none" w:sz="0" w:space="0" w:color="auto"/>
            <w:bottom w:val="none" w:sz="0" w:space="0" w:color="auto"/>
            <w:right w:val="none" w:sz="0" w:space="0" w:color="auto"/>
          </w:divBdr>
        </w:div>
        <w:div w:id="1984771216">
          <w:marLeft w:val="0"/>
          <w:marRight w:val="0"/>
          <w:marTop w:val="0"/>
          <w:marBottom w:val="0"/>
          <w:divBdr>
            <w:top w:val="none" w:sz="0" w:space="0" w:color="auto"/>
            <w:left w:val="none" w:sz="0" w:space="0" w:color="auto"/>
            <w:bottom w:val="none" w:sz="0" w:space="0" w:color="auto"/>
            <w:right w:val="none" w:sz="0" w:space="0" w:color="auto"/>
          </w:divBdr>
        </w:div>
        <w:div w:id="136652505">
          <w:marLeft w:val="0"/>
          <w:marRight w:val="0"/>
          <w:marTop w:val="0"/>
          <w:marBottom w:val="0"/>
          <w:divBdr>
            <w:top w:val="none" w:sz="0" w:space="0" w:color="auto"/>
            <w:left w:val="none" w:sz="0" w:space="0" w:color="auto"/>
            <w:bottom w:val="none" w:sz="0" w:space="0" w:color="auto"/>
            <w:right w:val="none" w:sz="0" w:space="0" w:color="auto"/>
          </w:divBdr>
        </w:div>
        <w:div w:id="1409502823">
          <w:marLeft w:val="0"/>
          <w:marRight w:val="0"/>
          <w:marTop w:val="0"/>
          <w:marBottom w:val="0"/>
          <w:divBdr>
            <w:top w:val="none" w:sz="0" w:space="0" w:color="auto"/>
            <w:left w:val="none" w:sz="0" w:space="0" w:color="auto"/>
            <w:bottom w:val="none" w:sz="0" w:space="0" w:color="auto"/>
            <w:right w:val="none" w:sz="0" w:space="0" w:color="auto"/>
          </w:divBdr>
        </w:div>
        <w:div w:id="1405182746">
          <w:marLeft w:val="0"/>
          <w:marRight w:val="0"/>
          <w:marTop w:val="0"/>
          <w:marBottom w:val="0"/>
          <w:divBdr>
            <w:top w:val="none" w:sz="0" w:space="0" w:color="auto"/>
            <w:left w:val="none" w:sz="0" w:space="0" w:color="auto"/>
            <w:bottom w:val="none" w:sz="0" w:space="0" w:color="auto"/>
            <w:right w:val="none" w:sz="0" w:space="0" w:color="auto"/>
          </w:divBdr>
        </w:div>
        <w:div w:id="240798546">
          <w:marLeft w:val="0"/>
          <w:marRight w:val="0"/>
          <w:marTop w:val="0"/>
          <w:marBottom w:val="0"/>
          <w:divBdr>
            <w:top w:val="none" w:sz="0" w:space="0" w:color="auto"/>
            <w:left w:val="none" w:sz="0" w:space="0" w:color="auto"/>
            <w:bottom w:val="none" w:sz="0" w:space="0" w:color="auto"/>
            <w:right w:val="none" w:sz="0" w:space="0" w:color="auto"/>
          </w:divBdr>
        </w:div>
        <w:div w:id="912545695">
          <w:marLeft w:val="0"/>
          <w:marRight w:val="0"/>
          <w:marTop w:val="0"/>
          <w:marBottom w:val="0"/>
          <w:divBdr>
            <w:top w:val="none" w:sz="0" w:space="0" w:color="auto"/>
            <w:left w:val="none" w:sz="0" w:space="0" w:color="auto"/>
            <w:bottom w:val="none" w:sz="0" w:space="0" w:color="auto"/>
            <w:right w:val="none" w:sz="0" w:space="0" w:color="auto"/>
          </w:divBdr>
        </w:div>
        <w:div w:id="210001243">
          <w:marLeft w:val="0"/>
          <w:marRight w:val="0"/>
          <w:marTop w:val="0"/>
          <w:marBottom w:val="0"/>
          <w:divBdr>
            <w:top w:val="none" w:sz="0" w:space="0" w:color="auto"/>
            <w:left w:val="none" w:sz="0" w:space="0" w:color="auto"/>
            <w:bottom w:val="none" w:sz="0" w:space="0" w:color="auto"/>
            <w:right w:val="none" w:sz="0" w:space="0" w:color="auto"/>
          </w:divBdr>
        </w:div>
        <w:div w:id="349962889">
          <w:marLeft w:val="0"/>
          <w:marRight w:val="0"/>
          <w:marTop w:val="0"/>
          <w:marBottom w:val="0"/>
          <w:divBdr>
            <w:top w:val="none" w:sz="0" w:space="0" w:color="auto"/>
            <w:left w:val="none" w:sz="0" w:space="0" w:color="auto"/>
            <w:bottom w:val="none" w:sz="0" w:space="0" w:color="auto"/>
            <w:right w:val="none" w:sz="0" w:space="0" w:color="auto"/>
          </w:divBdr>
        </w:div>
        <w:div w:id="1170756526">
          <w:marLeft w:val="0"/>
          <w:marRight w:val="0"/>
          <w:marTop w:val="0"/>
          <w:marBottom w:val="0"/>
          <w:divBdr>
            <w:top w:val="none" w:sz="0" w:space="0" w:color="auto"/>
            <w:left w:val="none" w:sz="0" w:space="0" w:color="auto"/>
            <w:bottom w:val="none" w:sz="0" w:space="0" w:color="auto"/>
            <w:right w:val="none" w:sz="0" w:space="0" w:color="auto"/>
          </w:divBdr>
        </w:div>
        <w:div w:id="1700623805">
          <w:marLeft w:val="0"/>
          <w:marRight w:val="0"/>
          <w:marTop w:val="0"/>
          <w:marBottom w:val="0"/>
          <w:divBdr>
            <w:top w:val="none" w:sz="0" w:space="0" w:color="auto"/>
            <w:left w:val="none" w:sz="0" w:space="0" w:color="auto"/>
            <w:bottom w:val="none" w:sz="0" w:space="0" w:color="auto"/>
            <w:right w:val="none" w:sz="0" w:space="0" w:color="auto"/>
          </w:divBdr>
        </w:div>
        <w:div w:id="244145134">
          <w:marLeft w:val="0"/>
          <w:marRight w:val="0"/>
          <w:marTop w:val="0"/>
          <w:marBottom w:val="0"/>
          <w:divBdr>
            <w:top w:val="none" w:sz="0" w:space="0" w:color="auto"/>
            <w:left w:val="none" w:sz="0" w:space="0" w:color="auto"/>
            <w:bottom w:val="none" w:sz="0" w:space="0" w:color="auto"/>
            <w:right w:val="none" w:sz="0" w:space="0" w:color="auto"/>
          </w:divBdr>
        </w:div>
        <w:div w:id="1878346284">
          <w:marLeft w:val="0"/>
          <w:marRight w:val="0"/>
          <w:marTop w:val="0"/>
          <w:marBottom w:val="0"/>
          <w:divBdr>
            <w:top w:val="none" w:sz="0" w:space="0" w:color="auto"/>
            <w:left w:val="none" w:sz="0" w:space="0" w:color="auto"/>
            <w:bottom w:val="none" w:sz="0" w:space="0" w:color="auto"/>
            <w:right w:val="none" w:sz="0" w:space="0" w:color="auto"/>
          </w:divBdr>
        </w:div>
        <w:div w:id="336730917">
          <w:marLeft w:val="0"/>
          <w:marRight w:val="0"/>
          <w:marTop w:val="0"/>
          <w:marBottom w:val="0"/>
          <w:divBdr>
            <w:top w:val="none" w:sz="0" w:space="0" w:color="auto"/>
            <w:left w:val="none" w:sz="0" w:space="0" w:color="auto"/>
            <w:bottom w:val="none" w:sz="0" w:space="0" w:color="auto"/>
            <w:right w:val="none" w:sz="0" w:space="0" w:color="auto"/>
          </w:divBdr>
        </w:div>
        <w:div w:id="1973628310">
          <w:marLeft w:val="0"/>
          <w:marRight w:val="0"/>
          <w:marTop w:val="0"/>
          <w:marBottom w:val="0"/>
          <w:divBdr>
            <w:top w:val="none" w:sz="0" w:space="0" w:color="auto"/>
            <w:left w:val="none" w:sz="0" w:space="0" w:color="auto"/>
            <w:bottom w:val="none" w:sz="0" w:space="0" w:color="auto"/>
            <w:right w:val="none" w:sz="0" w:space="0" w:color="auto"/>
          </w:divBdr>
        </w:div>
        <w:div w:id="1447194105">
          <w:marLeft w:val="0"/>
          <w:marRight w:val="0"/>
          <w:marTop w:val="0"/>
          <w:marBottom w:val="0"/>
          <w:divBdr>
            <w:top w:val="none" w:sz="0" w:space="0" w:color="auto"/>
            <w:left w:val="none" w:sz="0" w:space="0" w:color="auto"/>
            <w:bottom w:val="none" w:sz="0" w:space="0" w:color="auto"/>
            <w:right w:val="none" w:sz="0" w:space="0" w:color="auto"/>
          </w:divBdr>
        </w:div>
        <w:div w:id="26492592">
          <w:marLeft w:val="0"/>
          <w:marRight w:val="0"/>
          <w:marTop w:val="0"/>
          <w:marBottom w:val="0"/>
          <w:divBdr>
            <w:top w:val="none" w:sz="0" w:space="0" w:color="auto"/>
            <w:left w:val="none" w:sz="0" w:space="0" w:color="auto"/>
            <w:bottom w:val="none" w:sz="0" w:space="0" w:color="auto"/>
            <w:right w:val="none" w:sz="0" w:space="0" w:color="auto"/>
          </w:divBdr>
        </w:div>
        <w:div w:id="1997109284">
          <w:marLeft w:val="0"/>
          <w:marRight w:val="0"/>
          <w:marTop w:val="0"/>
          <w:marBottom w:val="0"/>
          <w:divBdr>
            <w:top w:val="none" w:sz="0" w:space="0" w:color="auto"/>
            <w:left w:val="none" w:sz="0" w:space="0" w:color="auto"/>
            <w:bottom w:val="none" w:sz="0" w:space="0" w:color="auto"/>
            <w:right w:val="none" w:sz="0" w:space="0" w:color="auto"/>
          </w:divBdr>
        </w:div>
        <w:div w:id="464347984">
          <w:marLeft w:val="0"/>
          <w:marRight w:val="0"/>
          <w:marTop w:val="0"/>
          <w:marBottom w:val="0"/>
          <w:divBdr>
            <w:top w:val="none" w:sz="0" w:space="0" w:color="auto"/>
            <w:left w:val="none" w:sz="0" w:space="0" w:color="auto"/>
            <w:bottom w:val="none" w:sz="0" w:space="0" w:color="auto"/>
            <w:right w:val="none" w:sz="0" w:space="0" w:color="auto"/>
          </w:divBdr>
        </w:div>
        <w:div w:id="157616325">
          <w:marLeft w:val="0"/>
          <w:marRight w:val="0"/>
          <w:marTop w:val="0"/>
          <w:marBottom w:val="0"/>
          <w:divBdr>
            <w:top w:val="none" w:sz="0" w:space="0" w:color="auto"/>
            <w:left w:val="none" w:sz="0" w:space="0" w:color="auto"/>
            <w:bottom w:val="none" w:sz="0" w:space="0" w:color="auto"/>
            <w:right w:val="none" w:sz="0" w:space="0" w:color="auto"/>
          </w:divBdr>
        </w:div>
        <w:div w:id="1856848814">
          <w:marLeft w:val="0"/>
          <w:marRight w:val="0"/>
          <w:marTop w:val="0"/>
          <w:marBottom w:val="0"/>
          <w:divBdr>
            <w:top w:val="none" w:sz="0" w:space="0" w:color="auto"/>
            <w:left w:val="none" w:sz="0" w:space="0" w:color="auto"/>
            <w:bottom w:val="none" w:sz="0" w:space="0" w:color="auto"/>
            <w:right w:val="none" w:sz="0" w:space="0" w:color="auto"/>
          </w:divBdr>
        </w:div>
        <w:div w:id="2031904716">
          <w:marLeft w:val="0"/>
          <w:marRight w:val="0"/>
          <w:marTop w:val="0"/>
          <w:marBottom w:val="0"/>
          <w:divBdr>
            <w:top w:val="none" w:sz="0" w:space="0" w:color="auto"/>
            <w:left w:val="none" w:sz="0" w:space="0" w:color="auto"/>
            <w:bottom w:val="none" w:sz="0" w:space="0" w:color="auto"/>
            <w:right w:val="none" w:sz="0" w:space="0" w:color="auto"/>
          </w:divBdr>
        </w:div>
        <w:div w:id="401367837">
          <w:marLeft w:val="0"/>
          <w:marRight w:val="0"/>
          <w:marTop w:val="0"/>
          <w:marBottom w:val="0"/>
          <w:divBdr>
            <w:top w:val="none" w:sz="0" w:space="0" w:color="auto"/>
            <w:left w:val="none" w:sz="0" w:space="0" w:color="auto"/>
            <w:bottom w:val="none" w:sz="0" w:space="0" w:color="auto"/>
            <w:right w:val="none" w:sz="0" w:space="0" w:color="auto"/>
          </w:divBdr>
        </w:div>
        <w:div w:id="2083486371">
          <w:marLeft w:val="0"/>
          <w:marRight w:val="0"/>
          <w:marTop w:val="0"/>
          <w:marBottom w:val="0"/>
          <w:divBdr>
            <w:top w:val="none" w:sz="0" w:space="0" w:color="auto"/>
            <w:left w:val="none" w:sz="0" w:space="0" w:color="auto"/>
            <w:bottom w:val="none" w:sz="0" w:space="0" w:color="auto"/>
            <w:right w:val="none" w:sz="0" w:space="0" w:color="auto"/>
          </w:divBdr>
        </w:div>
        <w:div w:id="1991592690">
          <w:marLeft w:val="0"/>
          <w:marRight w:val="0"/>
          <w:marTop w:val="0"/>
          <w:marBottom w:val="0"/>
          <w:divBdr>
            <w:top w:val="none" w:sz="0" w:space="0" w:color="auto"/>
            <w:left w:val="none" w:sz="0" w:space="0" w:color="auto"/>
            <w:bottom w:val="none" w:sz="0" w:space="0" w:color="auto"/>
            <w:right w:val="none" w:sz="0" w:space="0" w:color="auto"/>
          </w:divBdr>
        </w:div>
        <w:div w:id="1177035902">
          <w:marLeft w:val="0"/>
          <w:marRight w:val="0"/>
          <w:marTop w:val="0"/>
          <w:marBottom w:val="0"/>
          <w:divBdr>
            <w:top w:val="none" w:sz="0" w:space="0" w:color="auto"/>
            <w:left w:val="none" w:sz="0" w:space="0" w:color="auto"/>
            <w:bottom w:val="none" w:sz="0" w:space="0" w:color="auto"/>
            <w:right w:val="none" w:sz="0" w:space="0" w:color="auto"/>
          </w:divBdr>
        </w:div>
        <w:div w:id="420221084">
          <w:marLeft w:val="0"/>
          <w:marRight w:val="0"/>
          <w:marTop w:val="0"/>
          <w:marBottom w:val="0"/>
          <w:divBdr>
            <w:top w:val="none" w:sz="0" w:space="0" w:color="auto"/>
            <w:left w:val="none" w:sz="0" w:space="0" w:color="auto"/>
            <w:bottom w:val="none" w:sz="0" w:space="0" w:color="auto"/>
            <w:right w:val="none" w:sz="0" w:space="0" w:color="auto"/>
          </w:divBdr>
        </w:div>
        <w:div w:id="1260093070">
          <w:marLeft w:val="0"/>
          <w:marRight w:val="0"/>
          <w:marTop w:val="0"/>
          <w:marBottom w:val="0"/>
          <w:divBdr>
            <w:top w:val="none" w:sz="0" w:space="0" w:color="auto"/>
            <w:left w:val="none" w:sz="0" w:space="0" w:color="auto"/>
            <w:bottom w:val="none" w:sz="0" w:space="0" w:color="auto"/>
            <w:right w:val="none" w:sz="0" w:space="0" w:color="auto"/>
          </w:divBdr>
        </w:div>
        <w:div w:id="977148965">
          <w:marLeft w:val="0"/>
          <w:marRight w:val="0"/>
          <w:marTop w:val="0"/>
          <w:marBottom w:val="0"/>
          <w:divBdr>
            <w:top w:val="none" w:sz="0" w:space="0" w:color="auto"/>
            <w:left w:val="none" w:sz="0" w:space="0" w:color="auto"/>
            <w:bottom w:val="none" w:sz="0" w:space="0" w:color="auto"/>
            <w:right w:val="none" w:sz="0" w:space="0" w:color="auto"/>
          </w:divBdr>
        </w:div>
        <w:div w:id="1324048939">
          <w:marLeft w:val="0"/>
          <w:marRight w:val="0"/>
          <w:marTop w:val="0"/>
          <w:marBottom w:val="0"/>
          <w:divBdr>
            <w:top w:val="none" w:sz="0" w:space="0" w:color="auto"/>
            <w:left w:val="none" w:sz="0" w:space="0" w:color="auto"/>
            <w:bottom w:val="none" w:sz="0" w:space="0" w:color="auto"/>
            <w:right w:val="none" w:sz="0" w:space="0" w:color="auto"/>
          </w:divBdr>
        </w:div>
        <w:div w:id="922641844">
          <w:marLeft w:val="0"/>
          <w:marRight w:val="0"/>
          <w:marTop w:val="0"/>
          <w:marBottom w:val="0"/>
          <w:divBdr>
            <w:top w:val="none" w:sz="0" w:space="0" w:color="auto"/>
            <w:left w:val="none" w:sz="0" w:space="0" w:color="auto"/>
            <w:bottom w:val="none" w:sz="0" w:space="0" w:color="auto"/>
            <w:right w:val="none" w:sz="0" w:space="0" w:color="auto"/>
          </w:divBdr>
        </w:div>
        <w:div w:id="1166674490">
          <w:marLeft w:val="0"/>
          <w:marRight w:val="0"/>
          <w:marTop w:val="0"/>
          <w:marBottom w:val="0"/>
          <w:divBdr>
            <w:top w:val="none" w:sz="0" w:space="0" w:color="auto"/>
            <w:left w:val="none" w:sz="0" w:space="0" w:color="auto"/>
            <w:bottom w:val="none" w:sz="0" w:space="0" w:color="auto"/>
            <w:right w:val="none" w:sz="0" w:space="0" w:color="auto"/>
          </w:divBdr>
        </w:div>
        <w:div w:id="1800148527">
          <w:marLeft w:val="0"/>
          <w:marRight w:val="0"/>
          <w:marTop w:val="0"/>
          <w:marBottom w:val="0"/>
          <w:divBdr>
            <w:top w:val="none" w:sz="0" w:space="0" w:color="auto"/>
            <w:left w:val="none" w:sz="0" w:space="0" w:color="auto"/>
            <w:bottom w:val="none" w:sz="0" w:space="0" w:color="auto"/>
            <w:right w:val="none" w:sz="0" w:space="0" w:color="auto"/>
          </w:divBdr>
        </w:div>
        <w:div w:id="181012046">
          <w:marLeft w:val="0"/>
          <w:marRight w:val="0"/>
          <w:marTop w:val="0"/>
          <w:marBottom w:val="0"/>
          <w:divBdr>
            <w:top w:val="none" w:sz="0" w:space="0" w:color="auto"/>
            <w:left w:val="none" w:sz="0" w:space="0" w:color="auto"/>
            <w:bottom w:val="none" w:sz="0" w:space="0" w:color="auto"/>
            <w:right w:val="none" w:sz="0" w:space="0" w:color="auto"/>
          </w:divBdr>
        </w:div>
        <w:div w:id="1550219663">
          <w:marLeft w:val="0"/>
          <w:marRight w:val="0"/>
          <w:marTop w:val="0"/>
          <w:marBottom w:val="0"/>
          <w:divBdr>
            <w:top w:val="none" w:sz="0" w:space="0" w:color="auto"/>
            <w:left w:val="none" w:sz="0" w:space="0" w:color="auto"/>
            <w:bottom w:val="none" w:sz="0" w:space="0" w:color="auto"/>
            <w:right w:val="none" w:sz="0" w:space="0" w:color="auto"/>
          </w:divBdr>
        </w:div>
        <w:div w:id="36664508">
          <w:marLeft w:val="0"/>
          <w:marRight w:val="0"/>
          <w:marTop w:val="0"/>
          <w:marBottom w:val="0"/>
          <w:divBdr>
            <w:top w:val="none" w:sz="0" w:space="0" w:color="auto"/>
            <w:left w:val="none" w:sz="0" w:space="0" w:color="auto"/>
            <w:bottom w:val="none" w:sz="0" w:space="0" w:color="auto"/>
            <w:right w:val="none" w:sz="0" w:space="0" w:color="auto"/>
          </w:divBdr>
        </w:div>
        <w:div w:id="68575422">
          <w:marLeft w:val="0"/>
          <w:marRight w:val="0"/>
          <w:marTop w:val="0"/>
          <w:marBottom w:val="0"/>
          <w:divBdr>
            <w:top w:val="none" w:sz="0" w:space="0" w:color="auto"/>
            <w:left w:val="none" w:sz="0" w:space="0" w:color="auto"/>
            <w:bottom w:val="none" w:sz="0" w:space="0" w:color="auto"/>
            <w:right w:val="none" w:sz="0" w:space="0" w:color="auto"/>
          </w:divBdr>
        </w:div>
        <w:div w:id="20473775">
          <w:marLeft w:val="0"/>
          <w:marRight w:val="0"/>
          <w:marTop w:val="0"/>
          <w:marBottom w:val="0"/>
          <w:divBdr>
            <w:top w:val="none" w:sz="0" w:space="0" w:color="auto"/>
            <w:left w:val="none" w:sz="0" w:space="0" w:color="auto"/>
            <w:bottom w:val="none" w:sz="0" w:space="0" w:color="auto"/>
            <w:right w:val="none" w:sz="0" w:space="0" w:color="auto"/>
          </w:divBdr>
        </w:div>
        <w:div w:id="1231965618">
          <w:marLeft w:val="0"/>
          <w:marRight w:val="0"/>
          <w:marTop w:val="0"/>
          <w:marBottom w:val="0"/>
          <w:divBdr>
            <w:top w:val="none" w:sz="0" w:space="0" w:color="auto"/>
            <w:left w:val="none" w:sz="0" w:space="0" w:color="auto"/>
            <w:bottom w:val="none" w:sz="0" w:space="0" w:color="auto"/>
            <w:right w:val="none" w:sz="0" w:space="0" w:color="auto"/>
          </w:divBdr>
        </w:div>
        <w:div w:id="1117263005">
          <w:marLeft w:val="0"/>
          <w:marRight w:val="0"/>
          <w:marTop w:val="0"/>
          <w:marBottom w:val="0"/>
          <w:divBdr>
            <w:top w:val="none" w:sz="0" w:space="0" w:color="auto"/>
            <w:left w:val="none" w:sz="0" w:space="0" w:color="auto"/>
            <w:bottom w:val="none" w:sz="0" w:space="0" w:color="auto"/>
            <w:right w:val="none" w:sz="0" w:space="0" w:color="auto"/>
          </w:divBdr>
        </w:div>
        <w:div w:id="1631672019">
          <w:marLeft w:val="0"/>
          <w:marRight w:val="0"/>
          <w:marTop w:val="0"/>
          <w:marBottom w:val="0"/>
          <w:divBdr>
            <w:top w:val="none" w:sz="0" w:space="0" w:color="auto"/>
            <w:left w:val="none" w:sz="0" w:space="0" w:color="auto"/>
            <w:bottom w:val="none" w:sz="0" w:space="0" w:color="auto"/>
            <w:right w:val="none" w:sz="0" w:space="0" w:color="auto"/>
          </w:divBdr>
        </w:div>
        <w:div w:id="174466436">
          <w:marLeft w:val="0"/>
          <w:marRight w:val="0"/>
          <w:marTop w:val="0"/>
          <w:marBottom w:val="0"/>
          <w:divBdr>
            <w:top w:val="none" w:sz="0" w:space="0" w:color="auto"/>
            <w:left w:val="none" w:sz="0" w:space="0" w:color="auto"/>
            <w:bottom w:val="none" w:sz="0" w:space="0" w:color="auto"/>
            <w:right w:val="none" w:sz="0" w:space="0" w:color="auto"/>
          </w:divBdr>
        </w:div>
        <w:div w:id="1464731498">
          <w:marLeft w:val="0"/>
          <w:marRight w:val="0"/>
          <w:marTop w:val="0"/>
          <w:marBottom w:val="0"/>
          <w:divBdr>
            <w:top w:val="none" w:sz="0" w:space="0" w:color="auto"/>
            <w:left w:val="none" w:sz="0" w:space="0" w:color="auto"/>
            <w:bottom w:val="none" w:sz="0" w:space="0" w:color="auto"/>
            <w:right w:val="none" w:sz="0" w:space="0" w:color="auto"/>
          </w:divBdr>
        </w:div>
        <w:div w:id="86269594">
          <w:marLeft w:val="0"/>
          <w:marRight w:val="0"/>
          <w:marTop w:val="0"/>
          <w:marBottom w:val="0"/>
          <w:divBdr>
            <w:top w:val="none" w:sz="0" w:space="0" w:color="auto"/>
            <w:left w:val="none" w:sz="0" w:space="0" w:color="auto"/>
            <w:bottom w:val="none" w:sz="0" w:space="0" w:color="auto"/>
            <w:right w:val="none" w:sz="0" w:space="0" w:color="auto"/>
          </w:divBdr>
        </w:div>
        <w:div w:id="1588534018">
          <w:marLeft w:val="0"/>
          <w:marRight w:val="0"/>
          <w:marTop w:val="0"/>
          <w:marBottom w:val="0"/>
          <w:divBdr>
            <w:top w:val="none" w:sz="0" w:space="0" w:color="auto"/>
            <w:left w:val="none" w:sz="0" w:space="0" w:color="auto"/>
            <w:bottom w:val="none" w:sz="0" w:space="0" w:color="auto"/>
            <w:right w:val="none" w:sz="0" w:space="0" w:color="auto"/>
          </w:divBdr>
        </w:div>
        <w:div w:id="557085820">
          <w:marLeft w:val="0"/>
          <w:marRight w:val="0"/>
          <w:marTop w:val="0"/>
          <w:marBottom w:val="0"/>
          <w:divBdr>
            <w:top w:val="none" w:sz="0" w:space="0" w:color="auto"/>
            <w:left w:val="none" w:sz="0" w:space="0" w:color="auto"/>
            <w:bottom w:val="none" w:sz="0" w:space="0" w:color="auto"/>
            <w:right w:val="none" w:sz="0" w:space="0" w:color="auto"/>
          </w:divBdr>
        </w:div>
        <w:div w:id="1408114277">
          <w:marLeft w:val="0"/>
          <w:marRight w:val="0"/>
          <w:marTop w:val="0"/>
          <w:marBottom w:val="0"/>
          <w:divBdr>
            <w:top w:val="none" w:sz="0" w:space="0" w:color="auto"/>
            <w:left w:val="none" w:sz="0" w:space="0" w:color="auto"/>
            <w:bottom w:val="none" w:sz="0" w:space="0" w:color="auto"/>
            <w:right w:val="none" w:sz="0" w:space="0" w:color="auto"/>
          </w:divBdr>
        </w:div>
        <w:div w:id="494536354">
          <w:marLeft w:val="0"/>
          <w:marRight w:val="0"/>
          <w:marTop w:val="0"/>
          <w:marBottom w:val="0"/>
          <w:divBdr>
            <w:top w:val="none" w:sz="0" w:space="0" w:color="auto"/>
            <w:left w:val="none" w:sz="0" w:space="0" w:color="auto"/>
            <w:bottom w:val="none" w:sz="0" w:space="0" w:color="auto"/>
            <w:right w:val="none" w:sz="0" w:space="0" w:color="auto"/>
          </w:divBdr>
        </w:div>
        <w:div w:id="1965576752">
          <w:marLeft w:val="0"/>
          <w:marRight w:val="0"/>
          <w:marTop w:val="0"/>
          <w:marBottom w:val="0"/>
          <w:divBdr>
            <w:top w:val="none" w:sz="0" w:space="0" w:color="auto"/>
            <w:left w:val="none" w:sz="0" w:space="0" w:color="auto"/>
            <w:bottom w:val="none" w:sz="0" w:space="0" w:color="auto"/>
            <w:right w:val="none" w:sz="0" w:space="0" w:color="auto"/>
          </w:divBdr>
        </w:div>
        <w:div w:id="458382880">
          <w:marLeft w:val="0"/>
          <w:marRight w:val="0"/>
          <w:marTop w:val="0"/>
          <w:marBottom w:val="0"/>
          <w:divBdr>
            <w:top w:val="none" w:sz="0" w:space="0" w:color="auto"/>
            <w:left w:val="none" w:sz="0" w:space="0" w:color="auto"/>
            <w:bottom w:val="none" w:sz="0" w:space="0" w:color="auto"/>
            <w:right w:val="none" w:sz="0" w:space="0" w:color="auto"/>
          </w:divBdr>
        </w:div>
        <w:div w:id="472791747">
          <w:marLeft w:val="0"/>
          <w:marRight w:val="0"/>
          <w:marTop w:val="0"/>
          <w:marBottom w:val="0"/>
          <w:divBdr>
            <w:top w:val="none" w:sz="0" w:space="0" w:color="auto"/>
            <w:left w:val="none" w:sz="0" w:space="0" w:color="auto"/>
            <w:bottom w:val="none" w:sz="0" w:space="0" w:color="auto"/>
            <w:right w:val="none" w:sz="0" w:space="0" w:color="auto"/>
          </w:divBdr>
        </w:div>
        <w:div w:id="1685354189">
          <w:marLeft w:val="0"/>
          <w:marRight w:val="0"/>
          <w:marTop w:val="0"/>
          <w:marBottom w:val="0"/>
          <w:divBdr>
            <w:top w:val="none" w:sz="0" w:space="0" w:color="auto"/>
            <w:left w:val="none" w:sz="0" w:space="0" w:color="auto"/>
            <w:bottom w:val="none" w:sz="0" w:space="0" w:color="auto"/>
            <w:right w:val="none" w:sz="0" w:space="0" w:color="auto"/>
          </w:divBdr>
        </w:div>
        <w:div w:id="1047725078">
          <w:marLeft w:val="0"/>
          <w:marRight w:val="0"/>
          <w:marTop w:val="0"/>
          <w:marBottom w:val="0"/>
          <w:divBdr>
            <w:top w:val="none" w:sz="0" w:space="0" w:color="auto"/>
            <w:left w:val="none" w:sz="0" w:space="0" w:color="auto"/>
            <w:bottom w:val="none" w:sz="0" w:space="0" w:color="auto"/>
            <w:right w:val="none" w:sz="0" w:space="0" w:color="auto"/>
          </w:divBdr>
        </w:div>
        <w:div w:id="1223978377">
          <w:marLeft w:val="0"/>
          <w:marRight w:val="0"/>
          <w:marTop w:val="0"/>
          <w:marBottom w:val="0"/>
          <w:divBdr>
            <w:top w:val="none" w:sz="0" w:space="0" w:color="auto"/>
            <w:left w:val="none" w:sz="0" w:space="0" w:color="auto"/>
            <w:bottom w:val="none" w:sz="0" w:space="0" w:color="auto"/>
            <w:right w:val="none" w:sz="0" w:space="0" w:color="auto"/>
          </w:divBdr>
        </w:div>
        <w:div w:id="1427925323">
          <w:marLeft w:val="0"/>
          <w:marRight w:val="0"/>
          <w:marTop w:val="0"/>
          <w:marBottom w:val="0"/>
          <w:divBdr>
            <w:top w:val="none" w:sz="0" w:space="0" w:color="auto"/>
            <w:left w:val="none" w:sz="0" w:space="0" w:color="auto"/>
            <w:bottom w:val="none" w:sz="0" w:space="0" w:color="auto"/>
            <w:right w:val="none" w:sz="0" w:space="0" w:color="auto"/>
          </w:divBdr>
        </w:div>
      </w:divsChild>
    </w:div>
    <w:div w:id="509952689">
      <w:bodyDiv w:val="1"/>
      <w:marLeft w:val="0"/>
      <w:marRight w:val="0"/>
      <w:marTop w:val="0"/>
      <w:marBottom w:val="0"/>
      <w:divBdr>
        <w:top w:val="none" w:sz="0" w:space="0" w:color="auto"/>
        <w:left w:val="none" w:sz="0" w:space="0" w:color="auto"/>
        <w:bottom w:val="none" w:sz="0" w:space="0" w:color="auto"/>
        <w:right w:val="none" w:sz="0" w:space="0" w:color="auto"/>
      </w:divBdr>
      <w:divsChild>
        <w:div w:id="407532499">
          <w:marLeft w:val="0"/>
          <w:marRight w:val="0"/>
          <w:marTop w:val="0"/>
          <w:marBottom w:val="0"/>
          <w:divBdr>
            <w:top w:val="none" w:sz="0" w:space="0" w:color="auto"/>
            <w:left w:val="none" w:sz="0" w:space="0" w:color="auto"/>
            <w:bottom w:val="none" w:sz="0" w:space="0" w:color="auto"/>
            <w:right w:val="none" w:sz="0" w:space="0" w:color="auto"/>
          </w:divBdr>
          <w:divsChild>
            <w:div w:id="264463978">
              <w:marLeft w:val="0"/>
              <w:marRight w:val="0"/>
              <w:marTop w:val="0"/>
              <w:marBottom w:val="0"/>
              <w:divBdr>
                <w:top w:val="none" w:sz="0" w:space="0" w:color="auto"/>
                <w:left w:val="none" w:sz="0" w:space="0" w:color="auto"/>
                <w:bottom w:val="none" w:sz="0" w:space="0" w:color="auto"/>
                <w:right w:val="none" w:sz="0" w:space="0" w:color="auto"/>
              </w:divBdr>
              <w:divsChild>
                <w:div w:id="1211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1295">
      <w:bodyDiv w:val="1"/>
      <w:marLeft w:val="0"/>
      <w:marRight w:val="0"/>
      <w:marTop w:val="0"/>
      <w:marBottom w:val="0"/>
      <w:divBdr>
        <w:top w:val="none" w:sz="0" w:space="0" w:color="auto"/>
        <w:left w:val="none" w:sz="0" w:space="0" w:color="auto"/>
        <w:bottom w:val="none" w:sz="0" w:space="0" w:color="auto"/>
        <w:right w:val="none" w:sz="0" w:space="0" w:color="auto"/>
      </w:divBdr>
      <w:divsChild>
        <w:div w:id="244733013">
          <w:marLeft w:val="0"/>
          <w:marRight w:val="0"/>
          <w:marTop w:val="0"/>
          <w:marBottom w:val="0"/>
          <w:divBdr>
            <w:top w:val="none" w:sz="0" w:space="0" w:color="auto"/>
            <w:left w:val="none" w:sz="0" w:space="0" w:color="auto"/>
            <w:bottom w:val="none" w:sz="0" w:space="0" w:color="auto"/>
            <w:right w:val="none" w:sz="0" w:space="0" w:color="auto"/>
          </w:divBdr>
        </w:div>
        <w:div w:id="1737971026">
          <w:marLeft w:val="0"/>
          <w:marRight w:val="0"/>
          <w:marTop w:val="0"/>
          <w:marBottom w:val="0"/>
          <w:divBdr>
            <w:top w:val="none" w:sz="0" w:space="0" w:color="auto"/>
            <w:left w:val="none" w:sz="0" w:space="0" w:color="auto"/>
            <w:bottom w:val="none" w:sz="0" w:space="0" w:color="auto"/>
            <w:right w:val="none" w:sz="0" w:space="0" w:color="auto"/>
          </w:divBdr>
        </w:div>
        <w:div w:id="1206213983">
          <w:marLeft w:val="0"/>
          <w:marRight w:val="0"/>
          <w:marTop w:val="0"/>
          <w:marBottom w:val="0"/>
          <w:divBdr>
            <w:top w:val="none" w:sz="0" w:space="0" w:color="auto"/>
            <w:left w:val="none" w:sz="0" w:space="0" w:color="auto"/>
            <w:bottom w:val="none" w:sz="0" w:space="0" w:color="auto"/>
            <w:right w:val="none" w:sz="0" w:space="0" w:color="auto"/>
          </w:divBdr>
        </w:div>
        <w:div w:id="802966459">
          <w:marLeft w:val="0"/>
          <w:marRight w:val="0"/>
          <w:marTop w:val="0"/>
          <w:marBottom w:val="0"/>
          <w:divBdr>
            <w:top w:val="none" w:sz="0" w:space="0" w:color="auto"/>
            <w:left w:val="none" w:sz="0" w:space="0" w:color="auto"/>
            <w:bottom w:val="none" w:sz="0" w:space="0" w:color="auto"/>
            <w:right w:val="none" w:sz="0" w:space="0" w:color="auto"/>
          </w:divBdr>
        </w:div>
        <w:div w:id="1636985792">
          <w:marLeft w:val="0"/>
          <w:marRight w:val="0"/>
          <w:marTop w:val="0"/>
          <w:marBottom w:val="0"/>
          <w:divBdr>
            <w:top w:val="none" w:sz="0" w:space="0" w:color="auto"/>
            <w:left w:val="none" w:sz="0" w:space="0" w:color="auto"/>
            <w:bottom w:val="none" w:sz="0" w:space="0" w:color="auto"/>
            <w:right w:val="none" w:sz="0" w:space="0" w:color="auto"/>
          </w:divBdr>
        </w:div>
        <w:div w:id="1362826499">
          <w:marLeft w:val="0"/>
          <w:marRight w:val="0"/>
          <w:marTop w:val="0"/>
          <w:marBottom w:val="0"/>
          <w:divBdr>
            <w:top w:val="none" w:sz="0" w:space="0" w:color="auto"/>
            <w:left w:val="none" w:sz="0" w:space="0" w:color="auto"/>
            <w:bottom w:val="none" w:sz="0" w:space="0" w:color="auto"/>
            <w:right w:val="none" w:sz="0" w:space="0" w:color="auto"/>
          </w:divBdr>
        </w:div>
        <w:div w:id="429550348">
          <w:marLeft w:val="0"/>
          <w:marRight w:val="0"/>
          <w:marTop w:val="0"/>
          <w:marBottom w:val="0"/>
          <w:divBdr>
            <w:top w:val="none" w:sz="0" w:space="0" w:color="auto"/>
            <w:left w:val="none" w:sz="0" w:space="0" w:color="auto"/>
            <w:bottom w:val="none" w:sz="0" w:space="0" w:color="auto"/>
            <w:right w:val="none" w:sz="0" w:space="0" w:color="auto"/>
          </w:divBdr>
        </w:div>
        <w:div w:id="1418818715">
          <w:marLeft w:val="0"/>
          <w:marRight w:val="0"/>
          <w:marTop w:val="0"/>
          <w:marBottom w:val="0"/>
          <w:divBdr>
            <w:top w:val="none" w:sz="0" w:space="0" w:color="auto"/>
            <w:left w:val="none" w:sz="0" w:space="0" w:color="auto"/>
            <w:bottom w:val="none" w:sz="0" w:space="0" w:color="auto"/>
            <w:right w:val="none" w:sz="0" w:space="0" w:color="auto"/>
          </w:divBdr>
        </w:div>
        <w:div w:id="224219843">
          <w:marLeft w:val="0"/>
          <w:marRight w:val="0"/>
          <w:marTop w:val="0"/>
          <w:marBottom w:val="0"/>
          <w:divBdr>
            <w:top w:val="none" w:sz="0" w:space="0" w:color="auto"/>
            <w:left w:val="none" w:sz="0" w:space="0" w:color="auto"/>
            <w:bottom w:val="none" w:sz="0" w:space="0" w:color="auto"/>
            <w:right w:val="none" w:sz="0" w:space="0" w:color="auto"/>
          </w:divBdr>
        </w:div>
        <w:div w:id="497811800">
          <w:marLeft w:val="0"/>
          <w:marRight w:val="0"/>
          <w:marTop w:val="0"/>
          <w:marBottom w:val="0"/>
          <w:divBdr>
            <w:top w:val="none" w:sz="0" w:space="0" w:color="auto"/>
            <w:left w:val="none" w:sz="0" w:space="0" w:color="auto"/>
            <w:bottom w:val="none" w:sz="0" w:space="0" w:color="auto"/>
            <w:right w:val="none" w:sz="0" w:space="0" w:color="auto"/>
          </w:divBdr>
        </w:div>
      </w:divsChild>
    </w:div>
    <w:div w:id="595099148">
      <w:bodyDiv w:val="1"/>
      <w:marLeft w:val="0"/>
      <w:marRight w:val="0"/>
      <w:marTop w:val="0"/>
      <w:marBottom w:val="0"/>
      <w:divBdr>
        <w:top w:val="none" w:sz="0" w:space="0" w:color="auto"/>
        <w:left w:val="none" w:sz="0" w:space="0" w:color="auto"/>
        <w:bottom w:val="none" w:sz="0" w:space="0" w:color="auto"/>
        <w:right w:val="none" w:sz="0" w:space="0" w:color="auto"/>
      </w:divBdr>
      <w:divsChild>
        <w:div w:id="1850410485">
          <w:marLeft w:val="0"/>
          <w:marRight w:val="0"/>
          <w:marTop w:val="0"/>
          <w:marBottom w:val="0"/>
          <w:divBdr>
            <w:top w:val="none" w:sz="0" w:space="0" w:color="auto"/>
            <w:left w:val="none" w:sz="0" w:space="0" w:color="auto"/>
            <w:bottom w:val="none" w:sz="0" w:space="0" w:color="auto"/>
            <w:right w:val="none" w:sz="0" w:space="0" w:color="auto"/>
          </w:divBdr>
        </w:div>
      </w:divsChild>
    </w:div>
    <w:div w:id="744448269">
      <w:bodyDiv w:val="1"/>
      <w:marLeft w:val="0"/>
      <w:marRight w:val="0"/>
      <w:marTop w:val="0"/>
      <w:marBottom w:val="0"/>
      <w:divBdr>
        <w:top w:val="none" w:sz="0" w:space="0" w:color="auto"/>
        <w:left w:val="none" w:sz="0" w:space="0" w:color="auto"/>
        <w:bottom w:val="none" w:sz="0" w:space="0" w:color="auto"/>
        <w:right w:val="none" w:sz="0" w:space="0" w:color="auto"/>
      </w:divBdr>
      <w:divsChild>
        <w:div w:id="1429424537">
          <w:marLeft w:val="0"/>
          <w:marRight w:val="0"/>
          <w:marTop w:val="0"/>
          <w:marBottom w:val="0"/>
          <w:divBdr>
            <w:top w:val="none" w:sz="0" w:space="0" w:color="auto"/>
            <w:left w:val="none" w:sz="0" w:space="0" w:color="auto"/>
            <w:bottom w:val="none" w:sz="0" w:space="0" w:color="auto"/>
            <w:right w:val="none" w:sz="0" w:space="0" w:color="auto"/>
          </w:divBdr>
        </w:div>
        <w:div w:id="61106073">
          <w:marLeft w:val="0"/>
          <w:marRight w:val="0"/>
          <w:marTop w:val="0"/>
          <w:marBottom w:val="0"/>
          <w:divBdr>
            <w:top w:val="none" w:sz="0" w:space="0" w:color="auto"/>
            <w:left w:val="none" w:sz="0" w:space="0" w:color="auto"/>
            <w:bottom w:val="none" w:sz="0" w:space="0" w:color="auto"/>
            <w:right w:val="none" w:sz="0" w:space="0" w:color="auto"/>
          </w:divBdr>
        </w:div>
        <w:div w:id="2136630319">
          <w:marLeft w:val="0"/>
          <w:marRight w:val="0"/>
          <w:marTop w:val="0"/>
          <w:marBottom w:val="0"/>
          <w:divBdr>
            <w:top w:val="none" w:sz="0" w:space="0" w:color="auto"/>
            <w:left w:val="none" w:sz="0" w:space="0" w:color="auto"/>
            <w:bottom w:val="none" w:sz="0" w:space="0" w:color="auto"/>
            <w:right w:val="none" w:sz="0" w:space="0" w:color="auto"/>
          </w:divBdr>
        </w:div>
        <w:div w:id="311787291">
          <w:marLeft w:val="0"/>
          <w:marRight w:val="0"/>
          <w:marTop w:val="0"/>
          <w:marBottom w:val="0"/>
          <w:divBdr>
            <w:top w:val="none" w:sz="0" w:space="0" w:color="auto"/>
            <w:left w:val="none" w:sz="0" w:space="0" w:color="auto"/>
            <w:bottom w:val="none" w:sz="0" w:space="0" w:color="auto"/>
            <w:right w:val="none" w:sz="0" w:space="0" w:color="auto"/>
          </w:divBdr>
        </w:div>
        <w:div w:id="1489856397">
          <w:marLeft w:val="0"/>
          <w:marRight w:val="0"/>
          <w:marTop w:val="0"/>
          <w:marBottom w:val="0"/>
          <w:divBdr>
            <w:top w:val="none" w:sz="0" w:space="0" w:color="auto"/>
            <w:left w:val="none" w:sz="0" w:space="0" w:color="auto"/>
            <w:bottom w:val="none" w:sz="0" w:space="0" w:color="auto"/>
            <w:right w:val="none" w:sz="0" w:space="0" w:color="auto"/>
          </w:divBdr>
        </w:div>
        <w:div w:id="1090083113">
          <w:marLeft w:val="0"/>
          <w:marRight w:val="0"/>
          <w:marTop w:val="0"/>
          <w:marBottom w:val="0"/>
          <w:divBdr>
            <w:top w:val="none" w:sz="0" w:space="0" w:color="auto"/>
            <w:left w:val="none" w:sz="0" w:space="0" w:color="auto"/>
            <w:bottom w:val="none" w:sz="0" w:space="0" w:color="auto"/>
            <w:right w:val="none" w:sz="0" w:space="0" w:color="auto"/>
          </w:divBdr>
        </w:div>
      </w:divsChild>
    </w:div>
    <w:div w:id="787895729">
      <w:bodyDiv w:val="1"/>
      <w:marLeft w:val="0"/>
      <w:marRight w:val="0"/>
      <w:marTop w:val="0"/>
      <w:marBottom w:val="0"/>
      <w:divBdr>
        <w:top w:val="none" w:sz="0" w:space="0" w:color="auto"/>
        <w:left w:val="none" w:sz="0" w:space="0" w:color="auto"/>
        <w:bottom w:val="none" w:sz="0" w:space="0" w:color="auto"/>
        <w:right w:val="none" w:sz="0" w:space="0" w:color="auto"/>
      </w:divBdr>
      <w:divsChild>
        <w:div w:id="1017079756">
          <w:marLeft w:val="0"/>
          <w:marRight w:val="0"/>
          <w:marTop w:val="0"/>
          <w:marBottom w:val="0"/>
          <w:divBdr>
            <w:top w:val="none" w:sz="0" w:space="0" w:color="auto"/>
            <w:left w:val="none" w:sz="0" w:space="0" w:color="auto"/>
            <w:bottom w:val="none" w:sz="0" w:space="0" w:color="auto"/>
            <w:right w:val="none" w:sz="0" w:space="0" w:color="auto"/>
          </w:divBdr>
        </w:div>
        <w:div w:id="464854428">
          <w:marLeft w:val="0"/>
          <w:marRight w:val="0"/>
          <w:marTop w:val="0"/>
          <w:marBottom w:val="0"/>
          <w:divBdr>
            <w:top w:val="none" w:sz="0" w:space="0" w:color="auto"/>
            <w:left w:val="none" w:sz="0" w:space="0" w:color="auto"/>
            <w:bottom w:val="none" w:sz="0" w:space="0" w:color="auto"/>
            <w:right w:val="none" w:sz="0" w:space="0" w:color="auto"/>
          </w:divBdr>
        </w:div>
        <w:div w:id="1755665612">
          <w:marLeft w:val="0"/>
          <w:marRight w:val="0"/>
          <w:marTop w:val="0"/>
          <w:marBottom w:val="0"/>
          <w:divBdr>
            <w:top w:val="none" w:sz="0" w:space="0" w:color="auto"/>
            <w:left w:val="none" w:sz="0" w:space="0" w:color="auto"/>
            <w:bottom w:val="none" w:sz="0" w:space="0" w:color="auto"/>
            <w:right w:val="none" w:sz="0" w:space="0" w:color="auto"/>
          </w:divBdr>
        </w:div>
        <w:div w:id="861092685">
          <w:marLeft w:val="0"/>
          <w:marRight w:val="0"/>
          <w:marTop w:val="0"/>
          <w:marBottom w:val="0"/>
          <w:divBdr>
            <w:top w:val="none" w:sz="0" w:space="0" w:color="auto"/>
            <w:left w:val="none" w:sz="0" w:space="0" w:color="auto"/>
            <w:bottom w:val="none" w:sz="0" w:space="0" w:color="auto"/>
            <w:right w:val="none" w:sz="0" w:space="0" w:color="auto"/>
          </w:divBdr>
        </w:div>
        <w:div w:id="215241639">
          <w:marLeft w:val="0"/>
          <w:marRight w:val="0"/>
          <w:marTop w:val="0"/>
          <w:marBottom w:val="0"/>
          <w:divBdr>
            <w:top w:val="none" w:sz="0" w:space="0" w:color="auto"/>
            <w:left w:val="none" w:sz="0" w:space="0" w:color="auto"/>
            <w:bottom w:val="none" w:sz="0" w:space="0" w:color="auto"/>
            <w:right w:val="none" w:sz="0" w:space="0" w:color="auto"/>
          </w:divBdr>
        </w:div>
        <w:div w:id="1113863760">
          <w:marLeft w:val="0"/>
          <w:marRight w:val="0"/>
          <w:marTop w:val="0"/>
          <w:marBottom w:val="0"/>
          <w:divBdr>
            <w:top w:val="none" w:sz="0" w:space="0" w:color="auto"/>
            <w:left w:val="none" w:sz="0" w:space="0" w:color="auto"/>
            <w:bottom w:val="none" w:sz="0" w:space="0" w:color="auto"/>
            <w:right w:val="none" w:sz="0" w:space="0" w:color="auto"/>
          </w:divBdr>
        </w:div>
      </w:divsChild>
    </w:div>
    <w:div w:id="838081711">
      <w:bodyDiv w:val="1"/>
      <w:marLeft w:val="0"/>
      <w:marRight w:val="0"/>
      <w:marTop w:val="0"/>
      <w:marBottom w:val="0"/>
      <w:divBdr>
        <w:top w:val="none" w:sz="0" w:space="0" w:color="auto"/>
        <w:left w:val="none" w:sz="0" w:space="0" w:color="auto"/>
        <w:bottom w:val="none" w:sz="0" w:space="0" w:color="auto"/>
        <w:right w:val="none" w:sz="0" w:space="0" w:color="auto"/>
      </w:divBdr>
      <w:divsChild>
        <w:div w:id="1370758531">
          <w:marLeft w:val="0"/>
          <w:marRight w:val="0"/>
          <w:marTop w:val="0"/>
          <w:marBottom w:val="0"/>
          <w:divBdr>
            <w:top w:val="none" w:sz="0" w:space="0" w:color="auto"/>
            <w:left w:val="none" w:sz="0" w:space="0" w:color="auto"/>
            <w:bottom w:val="none" w:sz="0" w:space="0" w:color="auto"/>
            <w:right w:val="none" w:sz="0" w:space="0" w:color="auto"/>
          </w:divBdr>
        </w:div>
        <w:div w:id="844980003">
          <w:marLeft w:val="0"/>
          <w:marRight w:val="0"/>
          <w:marTop w:val="0"/>
          <w:marBottom w:val="0"/>
          <w:divBdr>
            <w:top w:val="none" w:sz="0" w:space="0" w:color="auto"/>
            <w:left w:val="none" w:sz="0" w:space="0" w:color="auto"/>
            <w:bottom w:val="none" w:sz="0" w:space="0" w:color="auto"/>
            <w:right w:val="none" w:sz="0" w:space="0" w:color="auto"/>
          </w:divBdr>
        </w:div>
        <w:div w:id="1714966752">
          <w:marLeft w:val="0"/>
          <w:marRight w:val="0"/>
          <w:marTop w:val="0"/>
          <w:marBottom w:val="0"/>
          <w:divBdr>
            <w:top w:val="none" w:sz="0" w:space="0" w:color="auto"/>
            <w:left w:val="none" w:sz="0" w:space="0" w:color="auto"/>
            <w:bottom w:val="none" w:sz="0" w:space="0" w:color="auto"/>
            <w:right w:val="none" w:sz="0" w:space="0" w:color="auto"/>
          </w:divBdr>
        </w:div>
        <w:div w:id="1121994785">
          <w:marLeft w:val="0"/>
          <w:marRight w:val="0"/>
          <w:marTop w:val="0"/>
          <w:marBottom w:val="0"/>
          <w:divBdr>
            <w:top w:val="none" w:sz="0" w:space="0" w:color="auto"/>
            <w:left w:val="none" w:sz="0" w:space="0" w:color="auto"/>
            <w:bottom w:val="none" w:sz="0" w:space="0" w:color="auto"/>
            <w:right w:val="none" w:sz="0" w:space="0" w:color="auto"/>
          </w:divBdr>
        </w:div>
        <w:div w:id="714935579">
          <w:marLeft w:val="0"/>
          <w:marRight w:val="0"/>
          <w:marTop w:val="0"/>
          <w:marBottom w:val="0"/>
          <w:divBdr>
            <w:top w:val="none" w:sz="0" w:space="0" w:color="auto"/>
            <w:left w:val="none" w:sz="0" w:space="0" w:color="auto"/>
            <w:bottom w:val="none" w:sz="0" w:space="0" w:color="auto"/>
            <w:right w:val="none" w:sz="0" w:space="0" w:color="auto"/>
          </w:divBdr>
        </w:div>
        <w:div w:id="1253516171">
          <w:marLeft w:val="0"/>
          <w:marRight w:val="0"/>
          <w:marTop w:val="0"/>
          <w:marBottom w:val="0"/>
          <w:divBdr>
            <w:top w:val="none" w:sz="0" w:space="0" w:color="auto"/>
            <w:left w:val="none" w:sz="0" w:space="0" w:color="auto"/>
            <w:bottom w:val="none" w:sz="0" w:space="0" w:color="auto"/>
            <w:right w:val="none" w:sz="0" w:space="0" w:color="auto"/>
          </w:divBdr>
        </w:div>
        <w:div w:id="367073647">
          <w:marLeft w:val="0"/>
          <w:marRight w:val="0"/>
          <w:marTop w:val="0"/>
          <w:marBottom w:val="0"/>
          <w:divBdr>
            <w:top w:val="none" w:sz="0" w:space="0" w:color="auto"/>
            <w:left w:val="none" w:sz="0" w:space="0" w:color="auto"/>
            <w:bottom w:val="none" w:sz="0" w:space="0" w:color="auto"/>
            <w:right w:val="none" w:sz="0" w:space="0" w:color="auto"/>
          </w:divBdr>
        </w:div>
        <w:div w:id="893733709">
          <w:marLeft w:val="0"/>
          <w:marRight w:val="0"/>
          <w:marTop w:val="0"/>
          <w:marBottom w:val="0"/>
          <w:divBdr>
            <w:top w:val="none" w:sz="0" w:space="0" w:color="auto"/>
            <w:left w:val="none" w:sz="0" w:space="0" w:color="auto"/>
            <w:bottom w:val="none" w:sz="0" w:space="0" w:color="auto"/>
            <w:right w:val="none" w:sz="0" w:space="0" w:color="auto"/>
          </w:divBdr>
        </w:div>
        <w:div w:id="1784809644">
          <w:marLeft w:val="0"/>
          <w:marRight w:val="0"/>
          <w:marTop w:val="0"/>
          <w:marBottom w:val="0"/>
          <w:divBdr>
            <w:top w:val="none" w:sz="0" w:space="0" w:color="auto"/>
            <w:left w:val="none" w:sz="0" w:space="0" w:color="auto"/>
            <w:bottom w:val="none" w:sz="0" w:space="0" w:color="auto"/>
            <w:right w:val="none" w:sz="0" w:space="0" w:color="auto"/>
          </w:divBdr>
        </w:div>
        <w:div w:id="1228614307">
          <w:marLeft w:val="0"/>
          <w:marRight w:val="0"/>
          <w:marTop w:val="0"/>
          <w:marBottom w:val="0"/>
          <w:divBdr>
            <w:top w:val="none" w:sz="0" w:space="0" w:color="auto"/>
            <w:left w:val="none" w:sz="0" w:space="0" w:color="auto"/>
            <w:bottom w:val="none" w:sz="0" w:space="0" w:color="auto"/>
            <w:right w:val="none" w:sz="0" w:space="0" w:color="auto"/>
          </w:divBdr>
        </w:div>
        <w:div w:id="1045905990">
          <w:marLeft w:val="0"/>
          <w:marRight w:val="0"/>
          <w:marTop w:val="0"/>
          <w:marBottom w:val="0"/>
          <w:divBdr>
            <w:top w:val="none" w:sz="0" w:space="0" w:color="auto"/>
            <w:left w:val="none" w:sz="0" w:space="0" w:color="auto"/>
            <w:bottom w:val="none" w:sz="0" w:space="0" w:color="auto"/>
            <w:right w:val="none" w:sz="0" w:space="0" w:color="auto"/>
          </w:divBdr>
        </w:div>
        <w:div w:id="640842175">
          <w:marLeft w:val="0"/>
          <w:marRight w:val="0"/>
          <w:marTop w:val="0"/>
          <w:marBottom w:val="0"/>
          <w:divBdr>
            <w:top w:val="none" w:sz="0" w:space="0" w:color="auto"/>
            <w:left w:val="none" w:sz="0" w:space="0" w:color="auto"/>
            <w:bottom w:val="none" w:sz="0" w:space="0" w:color="auto"/>
            <w:right w:val="none" w:sz="0" w:space="0" w:color="auto"/>
          </w:divBdr>
        </w:div>
        <w:div w:id="1394810347">
          <w:marLeft w:val="0"/>
          <w:marRight w:val="0"/>
          <w:marTop w:val="0"/>
          <w:marBottom w:val="0"/>
          <w:divBdr>
            <w:top w:val="none" w:sz="0" w:space="0" w:color="auto"/>
            <w:left w:val="none" w:sz="0" w:space="0" w:color="auto"/>
            <w:bottom w:val="none" w:sz="0" w:space="0" w:color="auto"/>
            <w:right w:val="none" w:sz="0" w:space="0" w:color="auto"/>
          </w:divBdr>
        </w:div>
        <w:div w:id="1167209261">
          <w:marLeft w:val="0"/>
          <w:marRight w:val="0"/>
          <w:marTop w:val="0"/>
          <w:marBottom w:val="0"/>
          <w:divBdr>
            <w:top w:val="none" w:sz="0" w:space="0" w:color="auto"/>
            <w:left w:val="none" w:sz="0" w:space="0" w:color="auto"/>
            <w:bottom w:val="none" w:sz="0" w:space="0" w:color="auto"/>
            <w:right w:val="none" w:sz="0" w:space="0" w:color="auto"/>
          </w:divBdr>
        </w:div>
        <w:div w:id="1773084577">
          <w:marLeft w:val="0"/>
          <w:marRight w:val="0"/>
          <w:marTop w:val="0"/>
          <w:marBottom w:val="0"/>
          <w:divBdr>
            <w:top w:val="none" w:sz="0" w:space="0" w:color="auto"/>
            <w:left w:val="none" w:sz="0" w:space="0" w:color="auto"/>
            <w:bottom w:val="none" w:sz="0" w:space="0" w:color="auto"/>
            <w:right w:val="none" w:sz="0" w:space="0" w:color="auto"/>
          </w:divBdr>
        </w:div>
        <w:div w:id="31612901">
          <w:marLeft w:val="0"/>
          <w:marRight w:val="0"/>
          <w:marTop w:val="0"/>
          <w:marBottom w:val="0"/>
          <w:divBdr>
            <w:top w:val="none" w:sz="0" w:space="0" w:color="auto"/>
            <w:left w:val="none" w:sz="0" w:space="0" w:color="auto"/>
            <w:bottom w:val="none" w:sz="0" w:space="0" w:color="auto"/>
            <w:right w:val="none" w:sz="0" w:space="0" w:color="auto"/>
          </w:divBdr>
        </w:div>
        <w:div w:id="2089956216">
          <w:marLeft w:val="0"/>
          <w:marRight w:val="0"/>
          <w:marTop w:val="0"/>
          <w:marBottom w:val="0"/>
          <w:divBdr>
            <w:top w:val="none" w:sz="0" w:space="0" w:color="auto"/>
            <w:left w:val="none" w:sz="0" w:space="0" w:color="auto"/>
            <w:bottom w:val="none" w:sz="0" w:space="0" w:color="auto"/>
            <w:right w:val="none" w:sz="0" w:space="0" w:color="auto"/>
          </w:divBdr>
        </w:div>
        <w:div w:id="516695718">
          <w:marLeft w:val="0"/>
          <w:marRight w:val="0"/>
          <w:marTop w:val="0"/>
          <w:marBottom w:val="0"/>
          <w:divBdr>
            <w:top w:val="none" w:sz="0" w:space="0" w:color="auto"/>
            <w:left w:val="none" w:sz="0" w:space="0" w:color="auto"/>
            <w:bottom w:val="none" w:sz="0" w:space="0" w:color="auto"/>
            <w:right w:val="none" w:sz="0" w:space="0" w:color="auto"/>
          </w:divBdr>
        </w:div>
        <w:div w:id="1113207016">
          <w:marLeft w:val="0"/>
          <w:marRight w:val="0"/>
          <w:marTop w:val="0"/>
          <w:marBottom w:val="0"/>
          <w:divBdr>
            <w:top w:val="none" w:sz="0" w:space="0" w:color="auto"/>
            <w:left w:val="none" w:sz="0" w:space="0" w:color="auto"/>
            <w:bottom w:val="none" w:sz="0" w:space="0" w:color="auto"/>
            <w:right w:val="none" w:sz="0" w:space="0" w:color="auto"/>
          </w:divBdr>
        </w:div>
        <w:div w:id="1279798222">
          <w:marLeft w:val="0"/>
          <w:marRight w:val="0"/>
          <w:marTop w:val="0"/>
          <w:marBottom w:val="0"/>
          <w:divBdr>
            <w:top w:val="none" w:sz="0" w:space="0" w:color="auto"/>
            <w:left w:val="none" w:sz="0" w:space="0" w:color="auto"/>
            <w:bottom w:val="none" w:sz="0" w:space="0" w:color="auto"/>
            <w:right w:val="none" w:sz="0" w:space="0" w:color="auto"/>
          </w:divBdr>
        </w:div>
        <w:div w:id="62728589">
          <w:marLeft w:val="0"/>
          <w:marRight w:val="0"/>
          <w:marTop w:val="0"/>
          <w:marBottom w:val="0"/>
          <w:divBdr>
            <w:top w:val="none" w:sz="0" w:space="0" w:color="auto"/>
            <w:left w:val="none" w:sz="0" w:space="0" w:color="auto"/>
            <w:bottom w:val="none" w:sz="0" w:space="0" w:color="auto"/>
            <w:right w:val="none" w:sz="0" w:space="0" w:color="auto"/>
          </w:divBdr>
        </w:div>
        <w:div w:id="554393612">
          <w:marLeft w:val="0"/>
          <w:marRight w:val="0"/>
          <w:marTop w:val="0"/>
          <w:marBottom w:val="0"/>
          <w:divBdr>
            <w:top w:val="none" w:sz="0" w:space="0" w:color="auto"/>
            <w:left w:val="none" w:sz="0" w:space="0" w:color="auto"/>
            <w:bottom w:val="none" w:sz="0" w:space="0" w:color="auto"/>
            <w:right w:val="none" w:sz="0" w:space="0" w:color="auto"/>
          </w:divBdr>
        </w:div>
        <w:div w:id="1305429210">
          <w:marLeft w:val="0"/>
          <w:marRight w:val="0"/>
          <w:marTop w:val="0"/>
          <w:marBottom w:val="0"/>
          <w:divBdr>
            <w:top w:val="none" w:sz="0" w:space="0" w:color="auto"/>
            <w:left w:val="none" w:sz="0" w:space="0" w:color="auto"/>
            <w:bottom w:val="none" w:sz="0" w:space="0" w:color="auto"/>
            <w:right w:val="none" w:sz="0" w:space="0" w:color="auto"/>
          </w:divBdr>
        </w:div>
        <w:div w:id="206456984">
          <w:marLeft w:val="0"/>
          <w:marRight w:val="0"/>
          <w:marTop w:val="0"/>
          <w:marBottom w:val="0"/>
          <w:divBdr>
            <w:top w:val="none" w:sz="0" w:space="0" w:color="auto"/>
            <w:left w:val="none" w:sz="0" w:space="0" w:color="auto"/>
            <w:bottom w:val="none" w:sz="0" w:space="0" w:color="auto"/>
            <w:right w:val="none" w:sz="0" w:space="0" w:color="auto"/>
          </w:divBdr>
        </w:div>
        <w:div w:id="2057502929">
          <w:marLeft w:val="0"/>
          <w:marRight w:val="0"/>
          <w:marTop w:val="0"/>
          <w:marBottom w:val="0"/>
          <w:divBdr>
            <w:top w:val="none" w:sz="0" w:space="0" w:color="auto"/>
            <w:left w:val="none" w:sz="0" w:space="0" w:color="auto"/>
            <w:bottom w:val="none" w:sz="0" w:space="0" w:color="auto"/>
            <w:right w:val="none" w:sz="0" w:space="0" w:color="auto"/>
          </w:divBdr>
        </w:div>
        <w:div w:id="1707098218">
          <w:marLeft w:val="0"/>
          <w:marRight w:val="0"/>
          <w:marTop w:val="0"/>
          <w:marBottom w:val="0"/>
          <w:divBdr>
            <w:top w:val="none" w:sz="0" w:space="0" w:color="auto"/>
            <w:left w:val="none" w:sz="0" w:space="0" w:color="auto"/>
            <w:bottom w:val="none" w:sz="0" w:space="0" w:color="auto"/>
            <w:right w:val="none" w:sz="0" w:space="0" w:color="auto"/>
          </w:divBdr>
        </w:div>
        <w:div w:id="940793411">
          <w:marLeft w:val="0"/>
          <w:marRight w:val="0"/>
          <w:marTop w:val="0"/>
          <w:marBottom w:val="0"/>
          <w:divBdr>
            <w:top w:val="none" w:sz="0" w:space="0" w:color="auto"/>
            <w:left w:val="none" w:sz="0" w:space="0" w:color="auto"/>
            <w:bottom w:val="none" w:sz="0" w:space="0" w:color="auto"/>
            <w:right w:val="none" w:sz="0" w:space="0" w:color="auto"/>
          </w:divBdr>
        </w:div>
        <w:div w:id="1240093974">
          <w:marLeft w:val="0"/>
          <w:marRight w:val="0"/>
          <w:marTop w:val="0"/>
          <w:marBottom w:val="0"/>
          <w:divBdr>
            <w:top w:val="none" w:sz="0" w:space="0" w:color="auto"/>
            <w:left w:val="none" w:sz="0" w:space="0" w:color="auto"/>
            <w:bottom w:val="none" w:sz="0" w:space="0" w:color="auto"/>
            <w:right w:val="none" w:sz="0" w:space="0" w:color="auto"/>
          </w:divBdr>
        </w:div>
        <w:div w:id="1236403126">
          <w:marLeft w:val="0"/>
          <w:marRight w:val="0"/>
          <w:marTop w:val="0"/>
          <w:marBottom w:val="0"/>
          <w:divBdr>
            <w:top w:val="none" w:sz="0" w:space="0" w:color="auto"/>
            <w:left w:val="none" w:sz="0" w:space="0" w:color="auto"/>
            <w:bottom w:val="none" w:sz="0" w:space="0" w:color="auto"/>
            <w:right w:val="none" w:sz="0" w:space="0" w:color="auto"/>
          </w:divBdr>
        </w:div>
        <w:div w:id="1641223819">
          <w:marLeft w:val="0"/>
          <w:marRight w:val="0"/>
          <w:marTop w:val="0"/>
          <w:marBottom w:val="0"/>
          <w:divBdr>
            <w:top w:val="none" w:sz="0" w:space="0" w:color="auto"/>
            <w:left w:val="none" w:sz="0" w:space="0" w:color="auto"/>
            <w:bottom w:val="none" w:sz="0" w:space="0" w:color="auto"/>
            <w:right w:val="none" w:sz="0" w:space="0" w:color="auto"/>
          </w:divBdr>
        </w:div>
        <w:div w:id="1836916856">
          <w:marLeft w:val="0"/>
          <w:marRight w:val="0"/>
          <w:marTop w:val="0"/>
          <w:marBottom w:val="0"/>
          <w:divBdr>
            <w:top w:val="none" w:sz="0" w:space="0" w:color="auto"/>
            <w:left w:val="none" w:sz="0" w:space="0" w:color="auto"/>
            <w:bottom w:val="none" w:sz="0" w:space="0" w:color="auto"/>
            <w:right w:val="none" w:sz="0" w:space="0" w:color="auto"/>
          </w:divBdr>
        </w:div>
        <w:div w:id="1028024059">
          <w:marLeft w:val="0"/>
          <w:marRight w:val="0"/>
          <w:marTop w:val="0"/>
          <w:marBottom w:val="0"/>
          <w:divBdr>
            <w:top w:val="none" w:sz="0" w:space="0" w:color="auto"/>
            <w:left w:val="none" w:sz="0" w:space="0" w:color="auto"/>
            <w:bottom w:val="none" w:sz="0" w:space="0" w:color="auto"/>
            <w:right w:val="none" w:sz="0" w:space="0" w:color="auto"/>
          </w:divBdr>
        </w:div>
        <w:div w:id="1443189082">
          <w:marLeft w:val="0"/>
          <w:marRight w:val="0"/>
          <w:marTop w:val="0"/>
          <w:marBottom w:val="0"/>
          <w:divBdr>
            <w:top w:val="none" w:sz="0" w:space="0" w:color="auto"/>
            <w:left w:val="none" w:sz="0" w:space="0" w:color="auto"/>
            <w:bottom w:val="none" w:sz="0" w:space="0" w:color="auto"/>
            <w:right w:val="none" w:sz="0" w:space="0" w:color="auto"/>
          </w:divBdr>
        </w:div>
        <w:div w:id="449322211">
          <w:marLeft w:val="0"/>
          <w:marRight w:val="0"/>
          <w:marTop w:val="0"/>
          <w:marBottom w:val="0"/>
          <w:divBdr>
            <w:top w:val="none" w:sz="0" w:space="0" w:color="auto"/>
            <w:left w:val="none" w:sz="0" w:space="0" w:color="auto"/>
            <w:bottom w:val="none" w:sz="0" w:space="0" w:color="auto"/>
            <w:right w:val="none" w:sz="0" w:space="0" w:color="auto"/>
          </w:divBdr>
        </w:div>
        <w:div w:id="771702334">
          <w:marLeft w:val="0"/>
          <w:marRight w:val="0"/>
          <w:marTop w:val="0"/>
          <w:marBottom w:val="0"/>
          <w:divBdr>
            <w:top w:val="none" w:sz="0" w:space="0" w:color="auto"/>
            <w:left w:val="none" w:sz="0" w:space="0" w:color="auto"/>
            <w:bottom w:val="none" w:sz="0" w:space="0" w:color="auto"/>
            <w:right w:val="none" w:sz="0" w:space="0" w:color="auto"/>
          </w:divBdr>
        </w:div>
        <w:div w:id="1695182873">
          <w:marLeft w:val="0"/>
          <w:marRight w:val="0"/>
          <w:marTop w:val="0"/>
          <w:marBottom w:val="0"/>
          <w:divBdr>
            <w:top w:val="none" w:sz="0" w:space="0" w:color="auto"/>
            <w:left w:val="none" w:sz="0" w:space="0" w:color="auto"/>
            <w:bottom w:val="none" w:sz="0" w:space="0" w:color="auto"/>
            <w:right w:val="none" w:sz="0" w:space="0" w:color="auto"/>
          </w:divBdr>
        </w:div>
        <w:div w:id="211624072">
          <w:marLeft w:val="0"/>
          <w:marRight w:val="0"/>
          <w:marTop w:val="0"/>
          <w:marBottom w:val="0"/>
          <w:divBdr>
            <w:top w:val="none" w:sz="0" w:space="0" w:color="auto"/>
            <w:left w:val="none" w:sz="0" w:space="0" w:color="auto"/>
            <w:bottom w:val="none" w:sz="0" w:space="0" w:color="auto"/>
            <w:right w:val="none" w:sz="0" w:space="0" w:color="auto"/>
          </w:divBdr>
        </w:div>
        <w:div w:id="31080286">
          <w:marLeft w:val="0"/>
          <w:marRight w:val="0"/>
          <w:marTop w:val="0"/>
          <w:marBottom w:val="0"/>
          <w:divBdr>
            <w:top w:val="none" w:sz="0" w:space="0" w:color="auto"/>
            <w:left w:val="none" w:sz="0" w:space="0" w:color="auto"/>
            <w:bottom w:val="none" w:sz="0" w:space="0" w:color="auto"/>
            <w:right w:val="none" w:sz="0" w:space="0" w:color="auto"/>
          </w:divBdr>
        </w:div>
        <w:div w:id="645668531">
          <w:marLeft w:val="0"/>
          <w:marRight w:val="0"/>
          <w:marTop w:val="0"/>
          <w:marBottom w:val="0"/>
          <w:divBdr>
            <w:top w:val="none" w:sz="0" w:space="0" w:color="auto"/>
            <w:left w:val="none" w:sz="0" w:space="0" w:color="auto"/>
            <w:bottom w:val="none" w:sz="0" w:space="0" w:color="auto"/>
            <w:right w:val="none" w:sz="0" w:space="0" w:color="auto"/>
          </w:divBdr>
        </w:div>
        <w:div w:id="1395664916">
          <w:marLeft w:val="0"/>
          <w:marRight w:val="0"/>
          <w:marTop w:val="0"/>
          <w:marBottom w:val="0"/>
          <w:divBdr>
            <w:top w:val="none" w:sz="0" w:space="0" w:color="auto"/>
            <w:left w:val="none" w:sz="0" w:space="0" w:color="auto"/>
            <w:bottom w:val="none" w:sz="0" w:space="0" w:color="auto"/>
            <w:right w:val="none" w:sz="0" w:space="0" w:color="auto"/>
          </w:divBdr>
        </w:div>
        <w:div w:id="430125695">
          <w:marLeft w:val="0"/>
          <w:marRight w:val="0"/>
          <w:marTop w:val="0"/>
          <w:marBottom w:val="0"/>
          <w:divBdr>
            <w:top w:val="none" w:sz="0" w:space="0" w:color="auto"/>
            <w:left w:val="none" w:sz="0" w:space="0" w:color="auto"/>
            <w:bottom w:val="none" w:sz="0" w:space="0" w:color="auto"/>
            <w:right w:val="none" w:sz="0" w:space="0" w:color="auto"/>
          </w:divBdr>
        </w:div>
        <w:div w:id="1017775392">
          <w:marLeft w:val="0"/>
          <w:marRight w:val="0"/>
          <w:marTop w:val="0"/>
          <w:marBottom w:val="0"/>
          <w:divBdr>
            <w:top w:val="none" w:sz="0" w:space="0" w:color="auto"/>
            <w:left w:val="none" w:sz="0" w:space="0" w:color="auto"/>
            <w:bottom w:val="none" w:sz="0" w:space="0" w:color="auto"/>
            <w:right w:val="none" w:sz="0" w:space="0" w:color="auto"/>
          </w:divBdr>
        </w:div>
        <w:div w:id="573130033">
          <w:marLeft w:val="0"/>
          <w:marRight w:val="0"/>
          <w:marTop w:val="0"/>
          <w:marBottom w:val="0"/>
          <w:divBdr>
            <w:top w:val="none" w:sz="0" w:space="0" w:color="auto"/>
            <w:left w:val="none" w:sz="0" w:space="0" w:color="auto"/>
            <w:bottom w:val="none" w:sz="0" w:space="0" w:color="auto"/>
            <w:right w:val="none" w:sz="0" w:space="0" w:color="auto"/>
          </w:divBdr>
        </w:div>
        <w:div w:id="2018578560">
          <w:marLeft w:val="0"/>
          <w:marRight w:val="0"/>
          <w:marTop w:val="0"/>
          <w:marBottom w:val="0"/>
          <w:divBdr>
            <w:top w:val="none" w:sz="0" w:space="0" w:color="auto"/>
            <w:left w:val="none" w:sz="0" w:space="0" w:color="auto"/>
            <w:bottom w:val="none" w:sz="0" w:space="0" w:color="auto"/>
            <w:right w:val="none" w:sz="0" w:space="0" w:color="auto"/>
          </w:divBdr>
        </w:div>
        <w:div w:id="342781821">
          <w:marLeft w:val="0"/>
          <w:marRight w:val="0"/>
          <w:marTop w:val="0"/>
          <w:marBottom w:val="0"/>
          <w:divBdr>
            <w:top w:val="none" w:sz="0" w:space="0" w:color="auto"/>
            <w:left w:val="none" w:sz="0" w:space="0" w:color="auto"/>
            <w:bottom w:val="none" w:sz="0" w:space="0" w:color="auto"/>
            <w:right w:val="none" w:sz="0" w:space="0" w:color="auto"/>
          </w:divBdr>
        </w:div>
      </w:divsChild>
    </w:div>
    <w:div w:id="850145378">
      <w:bodyDiv w:val="1"/>
      <w:marLeft w:val="0"/>
      <w:marRight w:val="0"/>
      <w:marTop w:val="0"/>
      <w:marBottom w:val="0"/>
      <w:divBdr>
        <w:top w:val="none" w:sz="0" w:space="0" w:color="auto"/>
        <w:left w:val="none" w:sz="0" w:space="0" w:color="auto"/>
        <w:bottom w:val="none" w:sz="0" w:space="0" w:color="auto"/>
        <w:right w:val="none" w:sz="0" w:space="0" w:color="auto"/>
      </w:divBdr>
    </w:div>
    <w:div w:id="982008226">
      <w:bodyDiv w:val="1"/>
      <w:marLeft w:val="0"/>
      <w:marRight w:val="0"/>
      <w:marTop w:val="0"/>
      <w:marBottom w:val="0"/>
      <w:divBdr>
        <w:top w:val="none" w:sz="0" w:space="0" w:color="auto"/>
        <w:left w:val="none" w:sz="0" w:space="0" w:color="auto"/>
        <w:bottom w:val="none" w:sz="0" w:space="0" w:color="auto"/>
        <w:right w:val="none" w:sz="0" w:space="0" w:color="auto"/>
      </w:divBdr>
      <w:divsChild>
        <w:div w:id="593977068">
          <w:marLeft w:val="0"/>
          <w:marRight w:val="0"/>
          <w:marTop w:val="0"/>
          <w:marBottom w:val="0"/>
          <w:divBdr>
            <w:top w:val="none" w:sz="0" w:space="0" w:color="auto"/>
            <w:left w:val="none" w:sz="0" w:space="0" w:color="auto"/>
            <w:bottom w:val="none" w:sz="0" w:space="0" w:color="auto"/>
            <w:right w:val="none" w:sz="0" w:space="0" w:color="auto"/>
          </w:divBdr>
        </w:div>
        <w:div w:id="378013711">
          <w:marLeft w:val="0"/>
          <w:marRight w:val="0"/>
          <w:marTop w:val="0"/>
          <w:marBottom w:val="0"/>
          <w:divBdr>
            <w:top w:val="none" w:sz="0" w:space="0" w:color="auto"/>
            <w:left w:val="none" w:sz="0" w:space="0" w:color="auto"/>
            <w:bottom w:val="none" w:sz="0" w:space="0" w:color="auto"/>
            <w:right w:val="none" w:sz="0" w:space="0" w:color="auto"/>
          </w:divBdr>
        </w:div>
        <w:div w:id="812598715">
          <w:marLeft w:val="0"/>
          <w:marRight w:val="0"/>
          <w:marTop w:val="0"/>
          <w:marBottom w:val="0"/>
          <w:divBdr>
            <w:top w:val="none" w:sz="0" w:space="0" w:color="auto"/>
            <w:left w:val="none" w:sz="0" w:space="0" w:color="auto"/>
            <w:bottom w:val="none" w:sz="0" w:space="0" w:color="auto"/>
            <w:right w:val="none" w:sz="0" w:space="0" w:color="auto"/>
          </w:divBdr>
        </w:div>
        <w:div w:id="1157380854">
          <w:marLeft w:val="0"/>
          <w:marRight w:val="0"/>
          <w:marTop w:val="0"/>
          <w:marBottom w:val="0"/>
          <w:divBdr>
            <w:top w:val="none" w:sz="0" w:space="0" w:color="auto"/>
            <w:left w:val="none" w:sz="0" w:space="0" w:color="auto"/>
            <w:bottom w:val="none" w:sz="0" w:space="0" w:color="auto"/>
            <w:right w:val="none" w:sz="0" w:space="0" w:color="auto"/>
          </w:divBdr>
        </w:div>
        <w:div w:id="2036301374">
          <w:marLeft w:val="0"/>
          <w:marRight w:val="0"/>
          <w:marTop w:val="0"/>
          <w:marBottom w:val="0"/>
          <w:divBdr>
            <w:top w:val="none" w:sz="0" w:space="0" w:color="auto"/>
            <w:left w:val="none" w:sz="0" w:space="0" w:color="auto"/>
            <w:bottom w:val="none" w:sz="0" w:space="0" w:color="auto"/>
            <w:right w:val="none" w:sz="0" w:space="0" w:color="auto"/>
          </w:divBdr>
        </w:div>
        <w:div w:id="969942860">
          <w:marLeft w:val="0"/>
          <w:marRight w:val="0"/>
          <w:marTop w:val="0"/>
          <w:marBottom w:val="0"/>
          <w:divBdr>
            <w:top w:val="none" w:sz="0" w:space="0" w:color="auto"/>
            <w:left w:val="none" w:sz="0" w:space="0" w:color="auto"/>
            <w:bottom w:val="none" w:sz="0" w:space="0" w:color="auto"/>
            <w:right w:val="none" w:sz="0" w:space="0" w:color="auto"/>
          </w:divBdr>
        </w:div>
        <w:div w:id="631254043">
          <w:marLeft w:val="0"/>
          <w:marRight w:val="0"/>
          <w:marTop w:val="0"/>
          <w:marBottom w:val="0"/>
          <w:divBdr>
            <w:top w:val="none" w:sz="0" w:space="0" w:color="auto"/>
            <w:left w:val="none" w:sz="0" w:space="0" w:color="auto"/>
            <w:bottom w:val="none" w:sz="0" w:space="0" w:color="auto"/>
            <w:right w:val="none" w:sz="0" w:space="0" w:color="auto"/>
          </w:divBdr>
        </w:div>
        <w:div w:id="253131311">
          <w:marLeft w:val="0"/>
          <w:marRight w:val="0"/>
          <w:marTop w:val="0"/>
          <w:marBottom w:val="0"/>
          <w:divBdr>
            <w:top w:val="none" w:sz="0" w:space="0" w:color="auto"/>
            <w:left w:val="none" w:sz="0" w:space="0" w:color="auto"/>
            <w:bottom w:val="none" w:sz="0" w:space="0" w:color="auto"/>
            <w:right w:val="none" w:sz="0" w:space="0" w:color="auto"/>
          </w:divBdr>
        </w:div>
        <w:div w:id="209001149">
          <w:marLeft w:val="0"/>
          <w:marRight w:val="0"/>
          <w:marTop w:val="0"/>
          <w:marBottom w:val="0"/>
          <w:divBdr>
            <w:top w:val="none" w:sz="0" w:space="0" w:color="auto"/>
            <w:left w:val="none" w:sz="0" w:space="0" w:color="auto"/>
            <w:bottom w:val="none" w:sz="0" w:space="0" w:color="auto"/>
            <w:right w:val="none" w:sz="0" w:space="0" w:color="auto"/>
          </w:divBdr>
        </w:div>
        <w:div w:id="1418597187">
          <w:marLeft w:val="0"/>
          <w:marRight w:val="0"/>
          <w:marTop w:val="0"/>
          <w:marBottom w:val="0"/>
          <w:divBdr>
            <w:top w:val="none" w:sz="0" w:space="0" w:color="auto"/>
            <w:left w:val="none" w:sz="0" w:space="0" w:color="auto"/>
            <w:bottom w:val="none" w:sz="0" w:space="0" w:color="auto"/>
            <w:right w:val="none" w:sz="0" w:space="0" w:color="auto"/>
          </w:divBdr>
        </w:div>
        <w:div w:id="158161683">
          <w:marLeft w:val="0"/>
          <w:marRight w:val="0"/>
          <w:marTop w:val="0"/>
          <w:marBottom w:val="0"/>
          <w:divBdr>
            <w:top w:val="none" w:sz="0" w:space="0" w:color="auto"/>
            <w:left w:val="none" w:sz="0" w:space="0" w:color="auto"/>
            <w:bottom w:val="none" w:sz="0" w:space="0" w:color="auto"/>
            <w:right w:val="none" w:sz="0" w:space="0" w:color="auto"/>
          </w:divBdr>
        </w:div>
        <w:div w:id="425657169">
          <w:marLeft w:val="0"/>
          <w:marRight w:val="0"/>
          <w:marTop w:val="0"/>
          <w:marBottom w:val="0"/>
          <w:divBdr>
            <w:top w:val="none" w:sz="0" w:space="0" w:color="auto"/>
            <w:left w:val="none" w:sz="0" w:space="0" w:color="auto"/>
            <w:bottom w:val="none" w:sz="0" w:space="0" w:color="auto"/>
            <w:right w:val="none" w:sz="0" w:space="0" w:color="auto"/>
          </w:divBdr>
        </w:div>
        <w:div w:id="1097483386">
          <w:marLeft w:val="0"/>
          <w:marRight w:val="0"/>
          <w:marTop w:val="0"/>
          <w:marBottom w:val="0"/>
          <w:divBdr>
            <w:top w:val="none" w:sz="0" w:space="0" w:color="auto"/>
            <w:left w:val="none" w:sz="0" w:space="0" w:color="auto"/>
            <w:bottom w:val="none" w:sz="0" w:space="0" w:color="auto"/>
            <w:right w:val="none" w:sz="0" w:space="0" w:color="auto"/>
          </w:divBdr>
        </w:div>
        <w:div w:id="111412453">
          <w:marLeft w:val="0"/>
          <w:marRight w:val="0"/>
          <w:marTop w:val="0"/>
          <w:marBottom w:val="0"/>
          <w:divBdr>
            <w:top w:val="none" w:sz="0" w:space="0" w:color="auto"/>
            <w:left w:val="none" w:sz="0" w:space="0" w:color="auto"/>
            <w:bottom w:val="none" w:sz="0" w:space="0" w:color="auto"/>
            <w:right w:val="none" w:sz="0" w:space="0" w:color="auto"/>
          </w:divBdr>
        </w:div>
        <w:div w:id="1446778191">
          <w:marLeft w:val="0"/>
          <w:marRight w:val="0"/>
          <w:marTop w:val="0"/>
          <w:marBottom w:val="0"/>
          <w:divBdr>
            <w:top w:val="none" w:sz="0" w:space="0" w:color="auto"/>
            <w:left w:val="none" w:sz="0" w:space="0" w:color="auto"/>
            <w:bottom w:val="none" w:sz="0" w:space="0" w:color="auto"/>
            <w:right w:val="none" w:sz="0" w:space="0" w:color="auto"/>
          </w:divBdr>
        </w:div>
        <w:div w:id="348455090">
          <w:marLeft w:val="0"/>
          <w:marRight w:val="0"/>
          <w:marTop w:val="0"/>
          <w:marBottom w:val="0"/>
          <w:divBdr>
            <w:top w:val="none" w:sz="0" w:space="0" w:color="auto"/>
            <w:left w:val="none" w:sz="0" w:space="0" w:color="auto"/>
            <w:bottom w:val="none" w:sz="0" w:space="0" w:color="auto"/>
            <w:right w:val="none" w:sz="0" w:space="0" w:color="auto"/>
          </w:divBdr>
        </w:div>
        <w:div w:id="566109170">
          <w:marLeft w:val="0"/>
          <w:marRight w:val="0"/>
          <w:marTop w:val="0"/>
          <w:marBottom w:val="0"/>
          <w:divBdr>
            <w:top w:val="none" w:sz="0" w:space="0" w:color="auto"/>
            <w:left w:val="none" w:sz="0" w:space="0" w:color="auto"/>
            <w:bottom w:val="none" w:sz="0" w:space="0" w:color="auto"/>
            <w:right w:val="none" w:sz="0" w:space="0" w:color="auto"/>
          </w:divBdr>
        </w:div>
        <w:div w:id="313341010">
          <w:marLeft w:val="0"/>
          <w:marRight w:val="0"/>
          <w:marTop w:val="0"/>
          <w:marBottom w:val="0"/>
          <w:divBdr>
            <w:top w:val="none" w:sz="0" w:space="0" w:color="auto"/>
            <w:left w:val="none" w:sz="0" w:space="0" w:color="auto"/>
            <w:bottom w:val="none" w:sz="0" w:space="0" w:color="auto"/>
            <w:right w:val="none" w:sz="0" w:space="0" w:color="auto"/>
          </w:divBdr>
        </w:div>
        <w:div w:id="1328051375">
          <w:marLeft w:val="0"/>
          <w:marRight w:val="0"/>
          <w:marTop w:val="0"/>
          <w:marBottom w:val="0"/>
          <w:divBdr>
            <w:top w:val="none" w:sz="0" w:space="0" w:color="auto"/>
            <w:left w:val="none" w:sz="0" w:space="0" w:color="auto"/>
            <w:bottom w:val="none" w:sz="0" w:space="0" w:color="auto"/>
            <w:right w:val="none" w:sz="0" w:space="0" w:color="auto"/>
          </w:divBdr>
        </w:div>
        <w:div w:id="1982996761">
          <w:marLeft w:val="0"/>
          <w:marRight w:val="0"/>
          <w:marTop w:val="0"/>
          <w:marBottom w:val="0"/>
          <w:divBdr>
            <w:top w:val="none" w:sz="0" w:space="0" w:color="auto"/>
            <w:left w:val="none" w:sz="0" w:space="0" w:color="auto"/>
            <w:bottom w:val="none" w:sz="0" w:space="0" w:color="auto"/>
            <w:right w:val="none" w:sz="0" w:space="0" w:color="auto"/>
          </w:divBdr>
        </w:div>
        <w:div w:id="1492604522">
          <w:marLeft w:val="0"/>
          <w:marRight w:val="0"/>
          <w:marTop w:val="0"/>
          <w:marBottom w:val="0"/>
          <w:divBdr>
            <w:top w:val="none" w:sz="0" w:space="0" w:color="auto"/>
            <w:left w:val="none" w:sz="0" w:space="0" w:color="auto"/>
            <w:bottom w:val="none" w:sz="0" w:space="0" w:color="auto"/>
            <w:right w:val="none" w:sz="0" w:space="0" w:color="auto"/>
          </w:divBdr>
        </w:div>
        <w:div w:id="1004472482">
          <w:marLeft w:val="0"/>
          <w:marRight w:val="0"/>
          <w:marTop w:val="0"/>
          <w:marBottom w:val="0"/>
          <w:divBdr>
            <w:top w:val="none" w:sz="0" w:space="0" w:color="auto"/>
            <w:left w:val="none" w:sz="0" w:space="0" w:color="auto"/>
            <w:bottom w:val="none" w:sz="0" w:space="0" w:color="auto"/>
            <w:right w:val="none" w:sz="0" w:space="0" w:color="auto"/>
          </w:divBdr>
        </w:div>
        <w:div w:id="694621294">
          <w:marLeft w:val="0"/>
          <w:marRight w:val="0"/>
          <w:marTop w:val="0"/>
          <w:marBottom w:val="0"/>
          <w:divBdr>
            <w:top w:val="none" w:sz="0" w:space="0" w:color="auto"/>
            <w:left w:val="none" w:sz="0" w:space="0" w:color="auto"/>
            <w:bottom w:val="none" w:sz="0" w:space="0" w:color="auto"/>
            <w:right w:val="none" w:sz="0" w:space="0" w:color="auto"/>
          </w:divBdr>
        </w:div>
        <w:div w:id="1192915575">
          <w:marLeft w:val="0"/>
          <w:marRight w:val="0"/>
          <w:marTop w:val="0"/>
          <w:marBottom w:val="0"/>
          <w:divBdr>
            <w:top w:val="none" w:sz="0" w:space="0" w:color="auto"/>
            <w:left w:val="none" w:sz="0" w:space="0" w:color="auto"/>
            <w:bottom w:val="none" w:sz="0" w:space="0" w:color="auto"/>
            <w:right w:val="none" w:sz="0" w:space="0" w:color="auto"/>
          </w:divBdr>
        </w:div>
        <w:div w:id="1680501450">
          <w:marLeft w:val="0"/>
          <w:marRight w:val="0"/>
          <w:marTop w:val="0"/>
          <w:marBottom w:val="0"/>
          <w:divBdr>
            <w:top w:val="none" w:sz="0" w:space="0" w:color="auto"/>
            <w:left w:val="none" w:sz="0" w:space="0" w:color="auto"/>
            <w:bottom w:val="none" w:sz="0" w:space="0" w:color="auto"/>
            <w:right w:val="none" w:sz="0" w:space="0" w:color="auto"/>
          </w:divBdr>
        </w:div>
        <w:div w:id="1917670624">
          <w:marLeft w:val="0"/>
          <w:marRight w:val="0"/>
          <w:marTop w:val="0"/>
          <w:marBottom w:val="0"/>
          <w:divBdr>
            <w:top w:val="none" w:sz="0" w:space="0" w:color="auto"/>
            <w:left w:val="none" w:sz="0" w:space="0" w:color="auto"/>
            <w:bottom w:val="none" w:sz="0" w:space="0" w:color="auto"/>
            <w:right w:val="none" w:sz="0" w:space="0" w:color="auto"/>
          </w:divBdr>
        </w:div>
        <w:div w:id="1039086059">
          <w:marLeft w:val="0"/>
          <w:marRight w:val="0"/>
          <w:marTop w:val="0"/>
          <w:marBottom w:val="0"/>
          <w:divBdr>
            <w:top w:val="none" w:sz="0" w:space="0" w:color="auto"/>
            <w:left w:val="none" w:sz="0" w:space="0" w:color="auto"/>
            <w:bottom w:val="none" w:sz="0" w:space="0" w:color="auto"/>
            <w:right w:val="none" w:sz="0" w:space="0" w:color="auto"/>
          </w:divBdr>
        </w:div>
        <w:div w:id="729495770">
          <w:marLeft w:val="0"/>
          <w:marRight w:val="0"/>
          <w:marTop w:val="0"/>
          <w:marBottom w:val="0"/>
          <w:divBdr>
            <w:top w:val="none" w:sz="0" w:space="0" w:color="auto"/>
            <w:left w:val="none" w:sz="0" w:space="0" w:color="auto"/>
            <w:bottom w:val="none" w:sz="0" w:space="0" w:color="auto"/>
            <w:right w:val="none" w:sz="0" w:space="0" w:color="auto"/>
          </w:divBdr>
        </w:div>
        <w:div w:id="501092585">
          <w:marLeft w:val="0"/>
          <w:marRight w:val="0"/>
          <w:marTop w:val="0"/>
          <w:marBottom w:val="0"/>
          <w:divBdr>
            <w:top w:val="none" w:sz="0" w:space="0" w:color="auto"/>
            <w:left w:val="none" w:sz="0" w:space="0" w:color="auto"/>
            <w:bottom w:val="none" w:sz="0" w:space="0" w:color="auto"/>
            <w:right w:val="none" w:sz="0" w:space="0" w:color="auto"/>
          </w:divBdr>
        </w:div>
        <w:div w:id="939145754">
          <w:marLeft w:val="0"/>
          <w:marRight w:val="0"/>
          <w:marTop w:val="0"/>
          <w:marBottom w:val="0"/>
          <w:divBdr>
            <w:top w:val="none" w:sz="0" w:space="0" w:color="auto"/>
            <w:left w:val="none" w:sz="0" w:space="0" w:color="auto"/>
            <w:bottom w:val="none" w:sz="0" w:space="0" w:color="auto"/>
            <w:right w:val="none" w:sz="0" w:space="0" w:color="auto"/>
          </w:divBdr>
        </w:div>
        <w:div w:id="117452270">
          <w:marLeft w:val="0"/>
          <w:marRight w:val="0"/>
          <w:marTop w:val="0"/>
          <w:marBottom w:val="0"/>
          <w:divBdr>
            <w:top w:val="none" w:sz="0" w:space="0" w:color="auto"/>
            <w:left w:val="none" w:sz="0" w:space="0" w:color="auto"/>
            <w:bottom w:val="none" w:sz="0" w:space="0" w:color="auto"/>
            <w:right w:val="none" w:sz="0" w:space="0" w:color="auto"/>
          </w:divBdr>
        </w:div>
        <w:div w:id="101728831">
          <w:marLeft w:val="0"/>
          <w:marRight w:val="0"/>
          <w:marTop w:val="0"/>
          <w:marBottom w:val="0"/>
          <w:divBdr>
            <w:top w:val="none" w:sz="0" w:space="0" w:color="auto"/>
            <w:left w:val="none" w:sz="0" w:space="0" w:color="auto"/>
            <w:bottom w:val="none" w:sz="0" w:space="0" w:color="auto"/>
            <w:right w:val="none" w:sz="0" w:space="0" w:color="auto"/>
          </w:divBdr>
        </w:div>
        <w:div w:id="96751450">
          <w:marLeft w:val="0"/>
          <w:marRight w:val="0"/>
          <w:marTop w:val="0"/>
          <w:marBottom w:val="0"/>
          <w:divBdr>
            <w:top w:val="none" w:sz="0" w:space="0" w:color="auto"/>
            <w:left w:val="none" w:sz="0" w:space="0" w:color="auto"/>
            <w:bottom w:val="none" w:sz="0" w:space="0" w:color="auto"/>
            <w:right w:val="none" w:sz="0" w:space="0" w:color="auto"/>
          </w:divBdr>
        </w:div>
        <w:div w:id="1493597594">
          <w:marLeft w:val="0"/>
          <w:marRight w:val="0"/>
          <w:marTop w:val="0"/>
          <w:marBottom w:val="0"/>
          <w:divBdr>
            <w:top w:val="none" w:sz="0" w:space="0" w:color="auto"/>
            <w:left w:val="none" w:sz="0" w:space="0" w:color="auto"/>
            <w:bottom w:val="none" w:sz="0" w:space="0" w:color="auto"/>
            <w:right w:val="none" w:sz="0" w:space="0" w:color="auto"/>
          </w:divBdr>
        </w:div>
        <w:div w:id="453210639">
          <w:marLeft w:val="0"/>
          <w:marRight w:val="0"/>
          <w:marTop w:val="0"/>
          <w:marBottom w:val="0"/>
          <w:divBdr>
            <w:top w:val="none" w:sz="0" w:space="0" w:color="auto"/>
            <w:left w:val="none" w:sz="0" w:space="0" w:color="auto"/>
            <w:bottom w:val="none" w:sz="0" w:space="0" w:color="auto"/>
            <w:right w:val="none" w:sz="0" w:space="0" w:color="auto"/>
          </w:divBdr>
        </w:div>
        <w:div w:id="1601991698">
          <w:marLeft w:val="0"/>
          <w:marRight w:val="0"/>
          <w:marTop w:val="0"/>
          <w:marBottom w:val="0"/>
          <w:divBdr>
            <w:top w:val="none" w:sz="0" w:space="0" w:color="auto"/>
            <w:left w:val="none" w:sz="0" w:space="0" w:color="auto"/>
            <w:bottom w:val="none" w:sz="0" w:space="0" w:color="auto"/>
            <w:right w:val="none" w:sz="0" w:space="0" w:color="auto"/>
          </w:divBdr>
        </w:div>
        <w:div w:id="1995140978">
          <w:marLeft w:val="0"/>
          <w:marRight w:val="0"/>
          <w:marTop w:val="0"/>
          <w:marBottom w:val="0"/>
          <w:divBdr>
            <w:top w:val="none" w:sz="0" w:space="0" w:color="auto"/>
            <w:left w:val="none" w:sz="0" w:space="0" w:color="auto"/>
            <w:bottom w:val="none" w:sz="0" w:space="0" w:color="auto"/>
            <w:right w:val="none" w:sz="0" w:space="0" w:color="auto"/>
          </w:divBdr>
        </w:div>
        <w:div w:id="2137865554">
          <w:marLeft w:val="0"/>
          <w:marRight w:val="0"/>
          <w:marTop w:val="0"/>
          <w:marBottom w:val="0"/>
          <w:divBdr>
            <w:top w:val="none" w:sz="0" w:space="0" w:color="auto"/>
            <w:left w:val="none" w:sz="0" w:space="0" w:color="auto"/>
            <w:bottom w:val="none" w:sz="0" w:space="0" w:color="auto"/>
            <w:right w:val="none" w:sz="0" w:space="0" w:color="auto"/>
          </w:divBdr>
        </w:div>
        <w:div w:id="500851061">
          <w:marLeft w:val="0"/>
          <w:marRight w:val="0"/>
          <w:marTop w:val="0"/>
          <w:marBottom w:val="0"/>
          <w:divBdr>
            <w:top w:val="none" w:sz="0" w:space="0" w:color="auto"/>
            <w:left w:val="none" w:sz="0" w:space="0" w:color="auto"/>
            <w:bottom w:val="none" w:sz="0" w:space="0" w:color="auto"/>
            <w:right w:val="none" w:sz="0" w:space="0" w:color="auto"/>
          </w:divBdr>
        </w:div>
        <w:div w:id="1580476632">
          <w:marLeft w:val="0"/>
          <w:marRight w:val="0"/>
          <w:marTop w:val="0"/>
          <w:marBottom w:val="0"/>
          <w:divBdr>
            <w:top w:val="none" w:sz="0" w:space="0" w:color="auto"/>
            <w:left w:val="none" w:sz="0" w:space="0" w:color="auto"/>
            <w:bottom w:val="none" w:sz="0" w:space="0" w:color="auto"/>
            <w:right w:val="none" w:sz="0" w:space="0" w:color="auto"/>
          </w:divBdr>
        </w:div>
        <w:div w:id="97407196">
          <w:marLeft w:val="0"/>
          <w:marRight w:val="0"/>
          <w:marTop w:val="0"/>
          <w:marBottom w:val="0"/>
          <w:divBdr>
            <w:top w:val="none" w:sz="0" w:space="0" w:color="auto"/>
            <w:left w:val="none" w:sz="0" w:space="0" w:color="auto"/>
            <w:bottom w:val="none" w:sz="0" w:space="0" w:color="auto"/>
            <w:right w:val="none" w:sz="0" w:space="0" w:color="auto"/>
          </w:divBdr>
        </w:div>
        <w:div w:id="861671439">
          <w:marLeft w:val="0"/>
          <w:marRight w:val="0"/>
          <w:marTop w:val="0"/>
          <w:marBottom w:val="0"/>
          <w:divBdr>
            <w:top w:val="none" w:sz="0" w:space="0" w:color="auto"/>
            <w:left w:val="none" w:sz="0" w:space="0" w:color="auto"/>
            <w:bottom w:val="none" w:sz="0" w:space="0" w:color="auto"/>
            <w:right w:val="none" w:sz="0" w:space="0" w:color="auto"/>
          </w:divBdr>
        </w:div>
        <w:div w:id="498422480">
          <w:marLeft w:val="0"/>
          <w:marRight w:val="0"/>
          <w:marTop w:val="0"/>
          <w:marBottom w:val="0"/>
          <w:divBdr>
            <w:top w:val="none" w:sz="0" w:space="0" w:color="auto"/>
            <w:left w:val="none" w:sz="0" w:space="0" w:color="auto"/>
            <w:bottom w:val="none" w:sz="0" w:space="0" w:color="auto"/>
            <w:right w:val="none" w:sz="0" w:space="0" w:color="auto"/>
          </w:divBdr>
        </w:div>
        <w:div w:id="646980305">
          <w:marLeft w:val="0"/>
          <w:marRight w:val="0"/>
          <w:marTop w:val="0"/>
          <w:marBottom w:val="0"/>
          <w:divBdr>
            <w:top w:val="none" w:sz="0" w:space="0" w:color="auto"/>
            <w:left w:val="none" w:sz="0" w:space="0" w:color="auto"/>
            <w:bottom w:val="none" w:sz="0" w:space="0" w:color="auto"/>
            <w:right w:val="none" w:sz="0" w:space="0" w:color="auto"/>
          </w:divBdr>
        </w:div>
        <w:div w:id="746810333">
          <w:marLeft w:val="0"/>
          <w:marRight w:val="0"/>
          <w:marTop w:val="0"/>
          <w:marBottom w:val="0"/>
          <w:divBdr>
            <w:top w:val="none" w:sz="0" w:space="0" w:color="auto"/>
            <w:left w:val="none" w:sz="0" w:space="0" w:color="auto"/>
            <w:bottom w:val="none" w:sz="0" w:space="0" w:color="auto"/>
            <w:right w:val="none" w:sz="0" w:space="0" w:color="auto"/>
          </w:divBdr>
        </w:div>
        <w:div w:id="682784522">
          <w:marLeft w:val="0"/>
          <w:marRight w:val="0"/>
          <w:marTop w:val="0"/>
          <w:marBottom w:val="0"/>
          <w:divBdr>
            <w:top w:val="none" w:sz="0" w:space="0" w:color="auto"/>
            <w:left w:val="none" w:sz="0" w:space="0" w:color="auto"/>
            <w:bottom w:val="none" w:sz="0" w:space="0" w:color="auto"/>
            <w:right w:val="none" w:sz="0" w:space="0" w:color="auto"/>
          </w:divBdr>
        </w:div>
        <w:div w:id="1840003920">
          <w:marLeft w:val="0"/>
          <w:marRight w:val="0"/>
          <w:marTop w:val="0"/>
          <w:marBottom w:val="0"/>
          <w:divBdr>
            <w:top w:val="none" w:sz="0" w:space="0" w:color="auto"/>
            <w:left w:val="none" w:sz="0" w:space="0" w:color="auto"/>
            <w:bottom w:val="none" w:sz="0" w:space="0" w:color="auto"/>
            <w:right w:val="none" w:sz="0" w:space="0" w:color="auto"/>
          </w:divBdr>
        </w:div>
        <w:div w:id="2097048722">
          <w:marLeft w:val="0"/>
          <w:marRight w:val="0"/>
          <w:marTop w:val="0"/>
          <w:marBottom w:val="0"/>
          <w:divBdr>
            <w:top w:val="none" w:sz="0" w:space="0" w:color="auto"/>
            <w:left w:val="none" w:sz="0" w:space="0" w:color="auto"/>
            <w:bottom w:val="none" w:sz="0" w:space="0" w:color="auto"/>
            <w:right w:val="none" w:sz="0" w:space="0" w:color="auto"/>
          </w:divBdr>
        </w:div>
        <w:div w:id="1115516001">
          <w:marLeft w:val="0"/>
          <w:marRight w:val="0"/>
          <w:marTop w:val="0"/>
          <w:marBottom w:val="0"/>
          <w:divBdr>
            <w:top w:val="none" w:sz="0" w:space="0" w:color="auto"/>
            <w:left w:val="none" w:sz="0" w:space="0" w:color="auto"/>
            <w:bottom w:val="none" w:sz="0" w:space="0" w:color="auto"/>
            <w:right w:val="none" w:sz="0" w:space="0" w:color="auto"/>
          </w:divBdr>
        </w:div>
        <w:div w:id="1942061049">
          <w:marLeft w:val="0"/>
          <w:marRight w:val="0"/>
          <w:marTop w:val="0"/>
          <w:marBottom w:val="0"/>
          <w:divBdr>
            <w:top w:val="none" w:sz="0" w:space="0" w:color="auto"/>
            <w:left w:val="none" w:sz="0" w:space="0" w:color="auto"/>
            <w:bottom w:val="none" w:sz="0" w:space="0" w:color="auto"/>
            <w:right w:val="none" w:sz="0" w:space="0" w:color="auto"/>
          </w:divBdr>
        </w:div>
        <w:div w:id="637414220">
          <w:marLeft w:val="0"/>
          <w:marRight w:val="0"/>
          <w:marTop w:val="0"/>
          <w:marBottom w:val="0"/>
          <w:divBdr>
            <w:top w:val="none" w:sz="0" w:space="0" w:color="auto"/>
            <w:left w:val="none" w:sz="0" w:space="0" w:color="auto"/>
            <w:bottom w:val="none" w:sz="0" w:space="0" w:color="auto"/>
            <w:right w:val="none" w:sz="0" w:space="0" w:color="auto"/>
          </w:divBdr>
        </w:div>
        <w:div w:id="340394299">
          <w:marLeft w:val="0"/>
          <w:marRight w:val="0"/>
          <w:marTop w:val="0"/>
          <w:marBottom w:val="0"/>
          <w:divBdr>
            <w:top w:val="none" w:sz="0" w:space="0" w:color="auto"/>
            <w:left w:val="none" w:sz="0" w:space="0" w:color="auto"/>
            <w:bottom w:val="none" w:sz="0" w:space="0" w:color="auto"/>
            <w:right w:val="none" w:sz="0" w:space="0" w:color="auto"/>
          </w:divBdr>
        </w:div>
        <w:div w:id="942494042">
          <w:marLeft w:val="0"/>
          <w:marRight w:val="0"/>
          <w:marTop w:val="0"/>
          <w:marBottom w:val="0"/>
          <w:divBdr>
            <w:top w:val="none" w:sz="0" w:space="0" w:color="auto"/>
            <w:left w:val="none" w:sz="0" w:space="0" w:color="auto"/>
            <w:bottom w:val="none" w:sz="0" w:space="0" w:color="auto"/>
            <w:right w:val="none" w:sz="0" w:space="0" w:color="auto"/>
          </w:divBdr>
        </w:div>
        <w:div w:id="442768941">
          <w:marLeft w:val="0"/>
          <w:marRight w:val="0"/>
          <w:marTop w:val="0"/>
          <w:marBottom w:val="0"/>
          <w:divBdr>
            <w:top w:val="none" w:sz="0" w:space="0" w:color="auto"/>
            <w:left w:val="none" w:sz="0" w:space="0" w:color="auto"/>
            <w:bottom w:val="none" w:sz="0" w:space="0" w:color="auto"/>
            <w:right w:val="none" w:sz="0" w:space="0" w:color="auto"/>
          </w:divBdr>
        </w:div>
        <w:div w:id="1023170204">
          <w:marLeft w:val="0"/>
          <w:marRight w:val="0"/>
          <w:marTop w:val="0"/>
          <w:marBottom w:val="0"/>
          <w:divBdr>
            <w:top w:val="none" w:sz="0" w:space="0" w:color="auto"/>
            <w:left w:val="none" w:sz="0" w:space="0" w:color="auto"/>
            <w:bottom w:val="none" w:sz="0" w:space="0" w:color="auto"/>
            <w:right w:val="none" w:sz="0" w:space="0" w:color="auto"/>
          </w:divBdr>
        </w:div>
        <w:div w:id="999193715">
          <w:marLeft w:val="0"/>
          <w:marRight w:val="0"/>
          <w:marTop w:val="0"/>
          <w:marBottom w:val="0"/>
          <w:divBdr>
            <w:top w:val="none" w:sz="0" w:space="0" w:color="auto"/>
            <w:left w:val="none" w:sz="0" w:space="0" w:color="auto"/>
            <w:bottom w:val="none" w:sz="0" w:space="0" w:color="auto"/>
            <w:right w:val="none" w:sz="0" w:space="0" w:color="auto"/>
          </w:divBdr>
        </w:div>
        <w:div w:id="2105150184">
          <w:marLeft w:val="0"/>
          <w:marRight w:val="0"/>
          <w:marTop w:val="0"/>
          <w:marBottom w:val="0"/>
          <w:divBdr>
            <w:top w:val="none" w:sz="0" w:space="0" w:color="auto"/>
            <w:left w:val="none" w:sz="0" w:space="0" w:color="auto"/>
            <w:bottom w:val="none" w:sz="0" w:space="0" w:color="auto"/>
            <w:right w:val="none" w:sz="0" w:space="0" w:color="auto"/>
          </w:divBdr>
        </w:div>
        <w:div w:id="1725519849">
          <w:marLeft w:val="0"/>
          <w:marRight w:val="0"/>
          <w:marTop w:val="0"/>
          <w:marBottom w:val="0"/>
          <w:divBdr>
            <w:top w:val="none" w:sz="0" w:space="0" w:color="auto"/>
            <w:left w:val="none" w:sz="0" w:space="0" w:color="auto"/>
            <w:bottom w:val="none" w:sz="0" w:space="0" w:color="auto"/>
            <w:right w:val="none" w:sz="0" w:space="0" w:color="auto"/>
          </w:divBdr>
        </w:div>
        <w:div w:id="690229313">
          <w:marLeft w:val="0"/>
          <w:marRight w:val="0"/>
          <w:marTop w:val="0"/>
          <w:marBottom w:val="0"/>
          <w:divBdr>
            <w:top w:val="none" w:sz="0" w:space="0" w:color="auto"/>
            <w:left w:val="none" w:sz="0" w:space="0" w:color="auto"/>
            <w:bottom w:val="none" w:sz="0" w:space="0" w:color="auto"/>
            <w:right w:val="none" w:sz="0" w:space="0" w:color="auto"/>
          </w:divBdr>
        </w:div>
        <w:div w:id="727730222">
          <w:marLeft w:val="0"/>
          <w:marRight w:val="0"/>
          <w:marTop w:val="0"/>
          <w:marBottom w:val="0"/>
          <w:divBdr>
            <w:top w:val="none" w:sz="0" w:space="0" w:color="auto"/>
            <w:left w:val="none" w:sz="0" w:space="0" w:color="auto"/>
            <w:bottom w:val="none" w:sz="0" w:space="0" w:color="auto"/>
            <w:right w:val="none" w:sz="0" w:space="0" w:color="auto"/>
          </w:divBdr>
        </w:div>
        <w:div w:id="394281527">
          <w:marLeft w:val="0"/>
          <w:marRight w:val="0"/>
          <w:marTop w:val="0"/>
          <w:marBottom w:val="0"/>
          <w:divBdr>
            <w:top w:val="none" w:sz="0" w:space="0" w:color="auto"/>
            <w:left w:val="none" w:sz="0" w:space="0" w:color="auto"/>
            <w:bottom w:val="none" w:sz="0" w:space="0" w:color="auto"/>
            <w:right w:val="none" w:sz="0" w:space="0" w:color="auto"/>
          </w:divBdr>
        </w:div>
        <w:div w:id="1455251450">
          <w:marLeft w:val="0"/>
          <w:marRight w:val="0"/>
          <w:marTop w:val="0"/>
          <w:marBottom w:val="0"/>
          <w:divBdr>
            <w:top w:val="none" w:sz="0" w:space="0" w:color="auto"/>
            <w:left w:val="none" w:sz="0" w:space="0" w:color="auto"/>
            <w:bottom w:val="none" w:sz="0" w:space="0" w:color="auto"/>
            <w:right w:val="none" w:sz="0" w:space="0" w:color="auto"/>
          </w:divBdr>
        </w:div>
        <w:div w:id="698819311">
          <w:marLeft w:val="0"/>
          <w:marRight w:val="0"/>
          <w:marTop w:val="0"/>
          <w:marBottom w:val="0"/>
          <w:divBdr>
            <w:top w:val="none" w:sz="0" w:space="0" w:color="auto"/>
            <w:left w:val="none" w:sz="0" w:space="0" w:color="auto"/>
            <w:bottom w:val="none" w:sz="0" w:space="0" w:color="auto"/>
            <w:right w:val="none" w:sz="0" w:space="0" w:color="auto"/>
          </w:divBdr>
        </w:div>
        <w:div w:id="1203402526">
          <w:marLeft w:val="0"/>
          <w:marRight w:val="0"/>
          <w:marTop w:val="0"/>
          <w:marBottom w:val="0"/>
          <w:divBdr>
            <w:top w:val="none" w:sz="0" w:space="0" w:color="auto"/>
            <w:left w:val="none" w:sz="0" w:space="0" w:color="auto"/>
            <w:bottom w:val="none" w:sz="0" w:space="0" w:color="auto"/>
            <w:right w:val="none" w:sz="0" w:space="0" w:color="auto"/>
          </w:divBdr>
        </w:div>
        <w:div w:id="1434353524">
          <w:marLeft w:val="0"/>
          <w:marRight w:val="0"/>
          <w:marTop w:val="0"/>
          <w:marBottom w:val="0"/>
          <w:divBdr>
            <w:top w:val="none" w:sz="0" w:space="0" w:color="auto"/>
            <w:left w:val="none" w:sz="0" w:space="0" w:color="auto"/>
            <w:bottom w:val="none" w:sz="0" w:space="0" w:color="auto"/>
            <w:right w:val="none" w:sz="0" w:space="0" w:color="auto"/>
          </w:divBdr>
        </w:div>
      </w:divsChild>
    </w:div>
    <w:div w:id="1157919211">
      <w:bodyDiv w:val="1"/>
      <w:marLeft w:val="0"/>
      <w:marRight w:val="0"/>
      <w:marTop w:val="0"/>
      <w:marBottom w:val="0"/>
      <w:divBdr>
        <w:top w:val="none" w:sz="0" w:space="0" w:color="auto"/>
        <w:left w:val="none" w:sz="0" w:space="0" w:color="auto"/>
        <w:bottom w:val="none" w:sz="0" w:space="0" w:color="auto"/>
        <w:right w:val="none" w:sz="0" w:space="0" w:color="auto"/>
      </w:divBdr>
      <w:divsChild>
        <w:div w:id="1518889543">
          <w:marLeft w:val="0"/>
          <w:marRight w:val="0"/>
          <w:marTop w:val="0"/>
          <w:marBottom w:val="0"/>
          <w:divBdr>
            <w:top w:val="none" w:sz="0" w:space="0" w:color="auto"/>
            <w:left w:val="none" w:sz="0" w:space="0" w:color="auto"/>
            <w:bottom w:val="none" w:sz="0" w:space="0" w:color="auto"/>
            <w:right w:val="none" w:sz="0" w:space="0" w:color="auto"/>
          </w:divBdr>
          <w:divsChild>
            <w:div w:id="17731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386">
      <w:bodyDiv w:val="1"/>
      <w:marLeft w:val="0"/>
      <w:marRight w:val="0"/>
      <w:marTop w:val="0"/>
      <w:marBottom w:val="0"/>
      <w:divBdr>
        <w:top w:val="none" w:sz="0" w:space="0" w:color="auto"/>
        <w:left w:val="none" w:sz="0" w:space="0" w:color="auto"/>
        <w:bottom w:val="none" w:sz="0" w:space="0" w:color="auto"/>
        <w:right w:val="none" w:sz="0" w:space="0" w:color="auto"/>
      </w:divBdr>
    </w:div>
    <w:div w:id="1215506000">
      <w:bodyDiv w:val="1"/>
      <w:marLeft w:val="0"/>
      <w:marRight w:val="0"/>
      <w:marTop w:val="0"/>
      <w:marBottom w:val="0"/>
      <w:divBdr>
        <w:top w:val="none" w:sz="0" w:space="0" w:color="auto"/>
        <w:left w:val="none" w:sz="0" w:space="0" w:color="auto"/>
        <w:bottom w:val="none" w:sz="0" w:space="0" w:color="auto"/>
        <w:right w:val="none" w:sz="0" w:space="0" w:color="auto"/>
      </w:divBdr>
    </w:div>
    <w:div w:id="1311906218">
      <w:bodyDiv w:val="1"/>
      <w:marLeft w:val="0"/>
      <w:marRight w:val="0"/>
      <w:marTop w:val="0"/>
      <w:marBottom w:val="0"/>
      <w:divBdr>
        <w:top w:val="none" w:sz="0" w:space="0" w:color="auto"/>
        <w:left w:val="none" w:sz="0" w:space="0" w:color="auto"/>
        <w:bottom w:val="none" w:sz="0" w:space="0" w:color="auto"/>
        <w:right w:val="none" w:sz="0" w:space="0" w:color="auto"/>
      </w:divBdr>
      <w:divsChild>
        <w:div w:id="2011715182">
          <w:marLeft w:val="0"/>
          <w:marRight w:val="0"/>
          <w:marTop w:val="0"/>
          <w:marBottom w:val="0"/>
          <w:divBdr>
            <w:top w:val="none" w:sz="0" w:space="0" w:color="auto"/>
            <w:left w:val="none" w:sz="0" w:space="0" w:color="auto"/>
            <w:bottom w:val="none" w:sz="0" w:space="0" w:color="auto"/>
            <w:right w:val="none" w:sz="0" w:space="0" w:color="auto"/>
          </w:divBdr>
          <w:divsChild>
            <w:div w:id="12887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68846">
      <w:bodyDiv w:val="1"/>
      <w:marLeft w:val="0"/>
      <w:marRight w:val="0"/>
      <w:marTop w:val="0"/>
      <w:marBottom w:val="0"/>
      <w:divBdr>
        <w:top w:val="none" w:sz="0" w:space="0" w:color="auto"/>
        <w:left w:val="none" w:sz="0" w:space="0" w:color="auto"/>
        <w:bottom w:val="none" w:sz="0" w:space="0" w:color="auto"/>
        <w:right w:val="none" w:sz="0" w:space="0" w:color="auto"/>
      </w:divBdr>
    </w:div>
    <w:div w:id="1449353933">
      <w:bodyDiv w:val="1"/>
      <w:marLeft w:val="0"/>
      <w:marRight w:val="0"/>
      <w:marTop w:val="0"/>
      <w:marBottom w:val="0"/>
      <w:divBdr>
        <w:top w:val="none" w:sz="0" w:space="0" w:color="auto"/>
        <w:left w:val="none" w:sz="0" w:space="0" w:color="auto"/>
        <w:bottom w:val="none" w:sz="0" w:space="0" w:color="auto"/>
        <w:right w:val="none" w:sz="0" w:space="0" w:color="auto"/>
      </w:divBdr>
    </w:div>
    <w:div w:id="1475220025">
      <w:bodyDiv w:val="1"/>
      <w:marLeft w:val="0"/>
      <w:marRight w:val="0"/>
      <w:marTop w:val="0"/>
      <w:marBottom w:val="0"/>
      <w:divBdr>
        <w:top w:val="none" w:sz="0" w:space="0" w:color="auto"/>
        <w:left w:val="none" w:sz="0" w:space="0" w:color="auto"/>
        <w:bottom w:val="none" w:sz="0" w:space="0" w:color="auto"/>
        <w:right w:val="none" w:sz="0" w:space="0" w:color="auto"/>
      </w:divBdr>
      <w:divsChild>
        <w:div w:id="920989424">
          <w:marLeft w:val="0"/>
          <w:marRight w:val="0"/>
          <w:marTop w:val="0"/>
          <w:marBottom w:val="0"/>
          <w:divBdr>
            <w:top w:val="none" w:sz="0" w:space="0" w:color="auto"/>
            <w:left w:val="none" w:sz="0" w:space="0" w:color="auto"/>
            <w:bottom w:val="none" w:sz="0" w:space="0" w:color="auto"/>
            <w:right w:val="none" w:sz="0" w:space="0" w:color="auto"/>
          </w:divBdr>
          <w:divsChild>
            <w:div w:id="1369798465">
              <w:marLeft w:val="0"/>
              <w:marRight w:val="0"/>
              <w:marTop w:val="0"/>
              <w:marBottom w:val="0"/>
              <w:divBdr>
                <w:top w:val="none" w:sz="0" w:space="0" w:color="auto"/>
                <w:left w:val="none" w:sz="0" w:space="0" w:color="auto"/>
                <w:bottom w:val="none" w:sz="0" w:space="0" w:color="auto"/>
                <w:right w:val="none" w:sz="0" w:space="0" w:color="auto"/>
              </w:divBdr>
            </w:div>
          </w:divsChild>
        </w:div>
        <w:div w:id="124200561">
          <w:marLeft w:val="0"/>
          <w:marRight w:val="0"/>
          <w:marTop w:val="0"/>
          <w:marBottom w:val="0"/>
          <w:divBdr>
            <w:top w:val="none" w:sz="0" w:space="0" w:color="auto"/>
            <w:left w:val="none" w:sz="0" w:space="0" w:color="auto"/>
            <w:bottom w:val="none" w:sz="0" w:space="0" w:color="auto"/>
            <w:right w:val="none" w:sz="0" w:space="0" w:color="auto"/>
          </w:divBdr>
          <w:divsChild>
            <w:div w:id="863444270">
              <w:marLeft w:val="0"/>
              <w:marRight w:val="0"/>
              <w:marTop w:val="0"/>
              <w:marBottom w:val="0"/>
              <w:divBdr>
                <w:top w:val="none" w:sz="0" w:space="0" w:color="auto"/>
                <w:left w:val="none" w:sz="0" w:space="0" w:color="auto"/>
                <w:bottom w:val="none" w:sz="0" w:space="0" w:color="auto"/>
                <w:right w:val="none" w:sz="0" w:space="0" w:color="auto"/>
              </w:divBdr>
              <w:divsChild>
                <w:div w:id="956520629">
                  <w:marLeft w:val="0"/>
                  <w:marRight w:val="0"/>
                  <w:marTop w:val="0"/>
                  <w:marBottom w:val="0"/>
                  <w:divBdr>
                    <w:top w:val="none" w:sz="0" w:space="0" w:color="auto"/>
                    <w:left w:val="none" w:sz="0" w:space="0" w:color="auto"/>
                    <w:bottom w:val="none" w:sz="0" w:space="0" w:color="auto"/>
                    <w:right w:val="none" w:sz="0" w:space="0" w:color="auto"/>
                  </w:divBdr>
                  <w:divsChild>
                    <w:div w:id="2120879673">
                      <w:marLeft w:val="0"/>
                      <w:marRight w:val="0"/>
                      <w:marTop w:val="0"/>
                      <w:marBottom w:val="0"/>
                      <w:divBdr>
                        <w:top w:val="none" w:sz="0" w:space="0" w:color="auto"/>
                        <w:left w:val="none" w:sz="0" w:space="0" w:color="auto"/>
                        <w:bottom w:val="none" w:sz="0" w:space="0" w:color="auto"/>
                        <w:right w:val="none" w:sz="0" w:space="0" w:color="auto"/>
                      </w:divBdr>
                      <w:divsChild>
                        <w:div w:id="1497767688">
                          <w:marLeft w:val="0"/>
                          <w:marRight w:val="0"/>
                          <w:marTop w:val="0"/>
                          <w:marBottom w:val="0"/>
                          <w:divBdr>
                            <w:top w:val="none" w:sz="0" w:space="0" w:color="auto"/>
                            <w:left w:val="none" w:sz="0" w:space="0" w:color="auto"/>
                            <w:bottom w:val="none" w:sz="0" w:space="0" w:color="auto"/>
                            <w:right w:val="none" w:sz="0" w:space="0" w:color="auto"/>
                          </w:divBdr>
                          <w:divsChild>
                            <w:div w:id="283578114">
                              <w:marLeft w:val="0"/>
                              <w:marRight w:val="0"/>
                              <w:marTop w:val="0"/>
                              <w:marBottom w:val="0"/>
                              <w:divBdr>
                                <w:top w:val="none" w:sz="0" w:space="0" w:color="auto"/>
                                <w:left w:val="none" w:sz="0" w:space="0" w:color="auto"/>
                                <w:bottom w:val="none" w:sz="0" w:space="0" w:color="auto"/>
                                <w:right w:val="none" w:sz="0" w:space="0" w:color="auto"/>
                              </w:divBdr>
                              <w:divsChild>
                                <w:div w:id="13473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351796">
      <w:bodyDiv w:val="1"/>
      <w:marLeft w:val="0"/>
      <w:marRight w:val="0"/>
      <w:marTop w:val="0"/>
      <w:marBottom w:val="0"/>
      <w:divBdr>
        <w:top w:val="none" w:sz="0" w:space="0" w:color="auto"/>
        <w:left w:val="none" w:sz="0" w:space="0" w:color="auto"/>
        <w:bottom w:val="none" w:sz="0" w:space="0" w:color="auto"/>
        <w:right w:val="none" w:sz="0" w:space="0" w:color="auto"/>
      </w:divBdr>
      <w:divsChild>
        <w:div w:id="2030183552">
          <w:marLeft w:val="0"/>
          <w:marRight w:val="0"/>
          <w:marTop w:val="0"/>
          <w:marBottom w:val="0"/>
          <w:divBdr>
            <w:top w:val="none" w:sz="0" w:space="0" w:color="auto"/>
            <w:left w:val="none" w:sz="0" w:space="0" w:color="auto"/>
            <w:bottom w:val="none" w:sz="0" w:space="0" w:color="auto"/>
            <w:right w:val="none" w:sz="0" w:space="0" w:color="auto"/>
          </w:divBdr>
        </w:div>
        <w:div w:id="1720090445">
          <w:marLeft w:val="0"/>
          <w:marRight w:val="0"/>
          <w:marTop w:val="0"/>
          <w:marBottom w:val="0"/>
          <w:divBdr>
            <w:top w:val="none" w:sz="0" w:space="0" w:color="auto"/>
            <w:left w:val="none" w:sz="0" w:space="0" w:color="auto"/>
            <w:bottom w:val="none" w:sz="0" w:space="0" w:color="auto"/>
            <w:right w:val="none" w:sz="0" w:space="0" w:color="auto"/>
          </w:divBdr>
        </w:div>
        <w:div w:id="1241519038">
          <w:marLeft w:val="0"/>
          <w:marRight w:val="0"/>
          <w:marTop w:val="0"/>
          <w:marBottom w:val="0"/>
          <w:divBdr>
            <w:top w:val="none" w:sz="0" w:space="0" w:color="auto"/>
            <w:left w:val="none" w:sz="0" w:space="0" w:color="auto"/>
            <w:bottom w:val="none" w:sz="0" w:space="0" w:color="auto"/>
            <w:right w:val="none" w:sz="0" w:space="0" w:color="auto"/>
          </w:divBdr>
        </w:div>
        <w:div w:id="2057465945">
          <w:marLeft w:val="0"/>
          <w:marRight w:val="0"/>
          <w:marTop w:val="0"/>
          <w:marBottom w:val="0"/>
          <w:divBdr>
            <w:top w:val="none" w:sz="0" w:space="0" w:color="auto"/>
            <w:left w:val="none" w:sz="0" w:space="0" w:color="auto"/>
            <w:bottom w:val="none" w:sz="0" w:space="0" w:color="auto"/>
            <w:right w:val="none" w:sz="0" w:space="0" w:color="auto"/>
          </w:divBdr>
        </w:div>
        <w:div w:id="1078599387">
          <w:marLeft w:val="0"/>
          <w:marRight w:val="0"/>
          <w:marTop w:val="0"/>
          <w:marBottom w:val="0"/>
          <w:divBdr>
            <w:top w:val="none" w:sz="0" w:space="0" w:color="auto"/>
            <w:left w:val="none" w:sz="0" w:space="0" w:color="auto"/>
            <w:bottom w:val="none" w:sz="0" w:space="0" w:color="auto"/>
            <w:right w:val="none" w:sz="0" w:space="0" w:color="auto"/>
          </w:divBdr>
        </w:div>
        <w:div w:id="1396902707">
          <w:marLeft w:val="0"/>
          <w:marRight w:val="0"/>
          <w:marTop w:val="0"/>
          <w:marBottom w:val="0"/>
          <w:divBdr>
            <w:top w:val="none" w:sz="0" w:space="0" w:color="auto"/>
            <w:left w:val="none" w:sz="0" w:space="0" w:color="auto"/>
            <w:bottom w:val="none" w:sz="0" w:space="0" w:color="auto"/>
            <w:right w:val="none" w:sz="0" w:space="0" w:color="auto"/>
          </w:divBdr>
        </w:div>
        <w:div w:id="516309181">
          <w:marLeft w:val="0"/>
          <w:marRight w:val="0"/>
          <w:marTop w:val="0"/>
          <w:marBottom w:val="0"/>
          <w:divBdr>
            <w:top w:val="none" w:sz="0" w:space="0" w:color="auto"/>
            <w:left w:val="none" w:sz="0" w:space="0" w:color="auto"/>
            <w:bottom w:val="none" w:sz="0" w:space="0" w:color="auto"/>
            <w:right w:val="none" w:sz="0" w:space="0" w:color="auto"/>
          </w:divBdr>
        </w:div>
        <w:div w:id="865214575">
          <w:marLeft w:val="0"/>
          <w:marRight w:val="0"/>
          <w:marTop w:val="0"/>
          <w:marBottom w:val="0"/>
          <w:divBdr>
            <w:top w:val="none" w:sz="0" w:space="0" w:color="auto"/>
            <w:left w:val="none" w:sz="0" w:space="0" w:color="auto"/>
            <w:bottom w:val="none" w:sz="0" w:space="0" w:color="auto"/>
            <w:right w:val="none" w:sz="0" w:space="0" w:color="auto"/>
          </w:divBdr>
        </w:div>
        <w:div w:id="1196311452">
          <w:marLeft w:val="0"/>
          <w:marRight w:val="0"/>
          <w:marTop w:val="0"/>
          <w:marBottom w:val="0"/>
          <w:divBdr>
            <w:top w:val="none" w:sz="0" w:space="0" w:color="auto"/>
            <w:left w:val="none" w:sz="0" w:space="0" w:color="auto"/>
            <w:bottom w:val="none" w:sz="0" w:space="0" w:color="auto"/>
            <w:right w:val="none" w:sz="0" w:space="0" w:color="auto"/>
          </w:divBdr>
        </w:div>
        <w:div w:id="1598097855">
          <w:marLeft w:val="0"/>
          <w:marRight w:val="0"/>
          <w:marTop w:val="0"/>
          <w:marBottom w:val="0"/>
          <w:divBdr>
            <w:top w:val="none" w:sz="0" w:space="0" w:color="auto"/>
            <w:left w:val="none" w:sz="0" w:space="0" w:color="auto"/>
            <w:bottom w:val="none" w:sz="0" w:space="0" w:color="auto"/>
            <w:right w:val="none" w:sz="0" w:space="0" w:color="auto"/>
          </w:divBdr>
        </w:div>
        <w:div w:id="1604919415">
          <w:marLeft w:val="0"/>
          <w:marRight w:val="0"/>
          <w:marTop w:val="0"/>
          <w:marBottom w:val="0"/>
          <w:divBdr>
            <w:top w:val="none" w:sz="0" w:space="0" w:color="auto"/>
            <w:left w:val="none" w:sz="0" w:space="0" w:color="auto"/>
            <w:bottom w:val="none" w:sz="0" w:space="0" w:color="auto"/>
            <w:right w:val="none" w:sz="0" w:space="0" w:color="auto"/>
          </w:divBdr>
        </w:div>
        <w:div w:id="172960216">
          <w:marLeft w:val="0"/>
          <w:marRight w:val="0"/>
          <w:marTop w:val="0"/>
          <w:marBottom w:val="0"/>
          <w:divBdr>
            <w:top w:val="none" w:sz="0" w:space="0" w:color="auto"/>
            <w:left w:val="none" w:sz="0" w:space="0" w:color="auto"/>
            <w:bottom w:val="none" w:sz="0" w:space="0" w:color="auto"/>
            <w:right w:val="none" w:sz="0" w:space="0" w:color="auto"/>
          </w:divBdr>
        </w:div>
        <w:div w:id="1451047581">
          <w:marLeft w:val="0"/>
          <w:marRight w:val="0"/>
          <w:marTop w:val="0"/>
          <w:marBottom w:val="0"/>
          <w:divBdr>
            <w:top w:val="none" w:sz="0" w:space="0" w:color="auto"/>
            <w:left w:val="none" w:sz="0" w:space="0" w:color="auto"/>
            <w:bottom w:val="none" w:sz="0" w:space="0" w:color="auto"/>
            <w:right w:val="none" w:sz="0" w:space="0" w:color="auto"/>
          </w:divBdr>
        </w:div>
        <w:div w:id="1142621414">
          <w:marLeft w:val="0"/>
          <w:marRight w:val="0"/>
          <w:marTop w:val="0"/>
          <w:marBottom w:val="0"/>
          <w:divBdr>
            <w:top w:val="none" w:sz="0" w:space="0" w:color="auto"/>
            <w:left w:val="none" w:sz="0" w:space="0" w:color="auto"/>
            <w:bottom w:val="none" w:sz="0" w:space="0" w:color="auto"/>
            <w:right w:val="none" w:sz="0" w:space="0" w:color="auto"/>
          </w:divBdr>
        </w:div>
        <w:div w:id="1640332940">
          <w:marLeft w:val="0"/>
          <w:marRight w:val="0"/>
          <w:marTop w:val="0"/>
          <w:marBottom w:val="0"/>
          <w:divBdr>
            <w:top w:val="none" w:sz="0" w:space="0" w:color="auto"/>
            <w:left w:val="none" w:sz="0" w:space="0" w:color="auto"/>
            <w:bottom w:val="none" w:sz="0" w:space="0" w:color="auto"/>
            <w:right w:val="none" w:sz="0" w:space="0" w:color="auto"/>
          </w:divBdr>
        </w:div>
        <w:div w:id="1955139158">
          <w:marLeft w:val="0"/>
          <w:marRight w:val="0"/>
          <w:marTop w:val="0"/>
          <w:marBottom w:val="0"/>
          <w:divBdr>
            <w:top w:val="none" w:sz="0" w:space="0" w:color="auto"/>
            <w:left w:val="none" w:sz="0" w:space="0" w:color="auto"/>
            <w:bottom w:val="none" w:sz="0" w:space="0" w:color="auto"/>
            <w:right w:val="none" w:sz="0" w:space="0" w:color="auto"/>
          </w:divBdr>
        </w:div>
        <w:div w:id="241258898">
          <w:marLeft w:val="0"/>
          <w:marRight w:val="0"/>
          <w:marTop w:val="0"/>
          <w:marBottom w:val="0"/>
          <w:divBdr>
            <w:top w:val="none" w:sz="0" w:space="0" w:color="auto"/>
            <w:left w:val="none" w:sz="0" w:space="0" w:color="auto"/>
            <w:bottom w:val="none" w:sz="0" w:space="0" w:color="auto"/>
            <w:right w:val="none" w:sz="0" w:space="0" w:color="auto"/>
          </w:divBdr>
        </w:div>
        <w:div w:id="2067022985">
          <w:marLeft w:val="0"/>
          <w:marRight w:val="0"/>
          <w:marTop w:val="0"/>
          <w:marBottom w:val="0"/>
          <w:divBdr>
            <w:top w:val="none" w:sz="0" w:space="0" w:color="auto"/>
            <w:left w:val="none" w:sz="0" w:space="0" w:color="auto"/>
            <w:bottom w:val="none" w:sz="0" w:space="0" w:color="auto"/>
            <w:right w:val="none" w:sz="0" w:space="0" w:color="auto"/>
          </w:divBdr>
        </w:div>
        <w:div w:id="1798449628">
          <w:marLeft w:val="0"/>
          <w:marRight w:val="0"/>
          <w:marTop w:val="0"/>
          <w:marBottom w:val="0"/>
          <w:divBdr>
            <w:top w:val="none" w:sz="0" w:space="0" w:color="auto"/>
            <w:left w:val="none" w:sz="0" w:space="0" w:color="auto"/>
            <w:bottom w:val="none" w:sz="0" w:space="0" w:color="auto"/>
            <w:right w:val="none" w:sz="0" w:space="0" w:color="auto"/>
          </w:divBdr>
        </w:div>
        <w:div w:id="1908371810">
          <w:marLeft w:val="0"/>
          <w:marRight w:val="0"/>
          <w:marTop w:val="0"/>
          <w:marBottom w:val="0"/>
          <w:divBdr>
            <w:top w:val="none" w:sz="0" w:space="0" w:color="auto"/>
            <w:left w:val="none" w:sz="0" w:space="0" w:color="auto"/>
            <w:bottom w:val="none" w:sz="0" w:space="0" w:color="auto"/>
            <w:right w:val="none" w:sz="0" w:space="0" w:color="auto"/>
          </w:divBdr>
        </w:div>
        <w:div w:id="1446197665">
          <w:marLeft w:val="0"/>
          <w:marRight w:val="0"/>
          <w:marTop w:val="0"/>
          <w:marBottom w:val="0"/>
          <w:divBdr>
            <w:top w:val="none" w:sz="0" w:space="0" w:color="auto"/>
            <w:left w:val="none" w:sz="0" w:space="0" w:color="auto"/>
            <w:bottom w:val="none" w:sz="0" w:space="0" w:color="auto"/>
            <w:right w:val="none" w:sz="0" w:space="0" w:color="auto"/>
          </w:divBdr>
        </w:div>
      </w:divsChild>
    </w:div>
    <w:div w:id="1762490412">
      <w:bodyDiv w:val="1"/>
      <w:marLeft w:val="0"/>
      <w:marRight w:val="0"/>
      <w:marTop w:val="0"/>
      <w:marBottom w:val="0"/>
      <w:divBdr>
        <w:top w:val="none" w:sz="0" w:space="0" w:color="auto"/>
        <w:left w:val="none" w:sz="0" w:space="0" w:color="auto"/>
        <w:bottom w:val="none" w:sz="0" w:space="0" w:color="auto"/>
        <w:right w:val="none" w:sz="0" w:space="0" w:color="auto"/>
      </w:divBdr>
    </w:div>
    <w:div w:id="1879581072">
      <w:bodyDiv w:val="1"/>
      <w:marLeft w:val="0"/>
      <w:marRight w:val="0"/>
      <w:marTop w:val="0"/>
      <w:marBottom w:val="0"/>
      <w:divBdr>
        <w:top w:val="none" w:sz="0" w:space="0" w:color="auto"/>
        <w:left w:val="none" w:sz="0" w:space="0" w:color="auto"/>
        <w:bottom w:val="none" w:sz="0" w:space="0" w:color="auto"/>
        <w:right w:val="none" w:sz="0" w:space="0" w:color="auto"/>
      </w:divBdr>
    </w:div>
    <w:div w:id="1909921661">
      <w:bodyDiv w:val="1"/>
      <w:marLeft w:val="0"/>
      <w:marRight w:val="0"/>
      <w:marTop w:val="0"/>
      <w:marBottom w:val="0"/>
      <w:divBdr>
        <w:top w:val="none" w:sz="0" w:space="0" w:color="auto"/>
        <w:left w:val="none" w:sz="0" w:space="0" w:color="auto"/>
        <w:bottom w:val="none" w:sz="0" w:space="0" w:color="auto"/>
        <w:right w:val="none" w:sz="0" w:space="0" w:color="auto"/>
      </w:divBdr>
      <w:divsChild>
        <w:div w:id="1012223685">
          <w:marLeft w:val="0"/>
          <w:marRight w:val="0"/>
          <w:marTop w:val="0"/>
          <w:marBottom w:val="0"/>
          <w:divBdr>
            <w:top w:val="none" w:sz="0" w:space="0" w:color="auto"/>
            <w:left w:val="none" w:sz="0" w:space="0" w:color="auto"/>
            <w:bottom w:val="none" w:sz="0" w:space="0" w:color="auto"/>
            <w:right w:val="none" w:sz="0" w:space="0" w:color="auto"/>
          </w:divBdr>
        </w:div>
        <w:div w:id="1996910634">
          <w:marLeft w:val="0"/>
          <w:marRight w:val="0"/>
          <w:marTop w:val="0"/>
          <w:marBottom w:val="0"/>
          <w:divBdr>
            <w:top w:val="none" w:sz="0" w:space="0" w:color="auto"/>
            <w:left w:val="none" w:sz="0" w:space="0" w:color="auto"/>
            <w:bottom w:val="none" w:sz="0" w:space="0" w:color="auto"/>
            <w:right w:val="none" w:sz="0" w:space="0" w:color="auto"/>
          </w:divBdr>
        </w:div>
        <w:div w:id="469400999">
          <w:marLeft w:val="0"/>
          <w:marRight w:val="0"/>
          <w:marTop w:val="0"/>
          <w:marBottom w:val="0"/>
          <w:divBdr>
            <w:top w:val="none" w:sz="0" w:space="0" w:color="auto"/>
            <w:left w:val="none" w:sz="0" w:space="0" w:color="auto"/>
            <w:bottom w:val="none" w:sz="0" w:space="0" w:color="auto"/>
            <w:right w:val="none" w:sz="0" w:space="0" w:color="auto"/>
          </w:divBdr>
        </w:div>
        <w:div w:id="758402907">
          <w:marLeft w:val="0"/>
          <w:marRight w:val="0"/>
          <w:marTop w:val="0"/>
          <w:marBottom w:val="0"/>
          <w:divBdr>
            <w:top w:val="none" w:sz="0" w:space="0" w:color="auto"/>
            <w:left w:val="none" w:sz="0" w:space="0" w:color="auto"/>
            <w:bottom w:val="none" w:sz="0" w:space="0" w:color="auto"/>
            <w:right w:val="none" w:sz="0" w:space="0" w:color="auto"/>
          </w:divBdr>
        </w:div>
        <w:div w:id="1841462147">
          <w:marLeft w:val="0"/>
          <w:marRight w:val="0"/>
          <w:marTop w:val="0"/>
          <w:marBottom w:val="0"/>
          <w:divBdr>
            <w:top w:val="none" w:sz="0" w:space="0" w:color="auto"/>
            <w:left w:val="none" w:sz="0" w:space="0" w:color="auto"/>
            <w:bottom w:val="none" w:sz="0" w:space="0" w:color="auto"/>
            <w:right w:val="none" w:sz="0" w:space="0" w:color="auto"/>
          </w:divBdr>
        </w:div>
        <w:div w:id="1811049460">
          <w:marLeft w:val="0"/>
          <w:marRight w:val="0"/>
          <w:marTop w:val="0"/>
          <w:marBottom w:val="0"/>
          <w:divBdr>
            <w:top w:val="none" w:sz="0" w:space="0" w:color="auto"/>
            <w:left w:val="none" w:sz="0" w:space="0" w:color="auto"/>
            <w:bottom w:val="none" w:sz="0" w:space="0" w:color="auto"/>
            <w:right w:val="none" w:sz="0" w:space="0" w:color="auto"/>
          </w:divBdr>
        </w:div>
        <w:div w:id="447357860">
          <w:marLeft w:val="0"/>
          <w:marRight w:val="0"/>
          <w:marTop w:val="0"/>
          <w:marBottom w:val="0"/>
          <w:divBdr>
            <w:top w:val="none" w:sz="0" w:space="0" w:color="auto"/>
            <w:left w:val="none" w:sz="0" w:space="0" w:color="auto"/>
            <w:bottom w:val="none" w:sz="0" w:space="0" w:color="auto"/>
            <w:right w:val="none" w:sz="0" w:space="0" w:color="auto"/>
          </w:divBdr>
        </w:div>
        <w:div w:id="1847286921">
          <w:marLeft w:val="0"/>
          <w:marRight w:val="0"/>
          <w:marTop w:val="0"/>
          <w:marBottom w:val="0"/>
          <w:divBdr>
            <w:top w:val="none" w:sz="0" w:space="0" w:color="auto"/>
            <w:left w:val="none" w:sz="0" w:space="0" w:color="auto"/>
            <w:bottom w:val="none" w:sz="0" w:space="0" w:color="auto"/>
            <w:right w:val="none" w:sz="0" w:space="0" w:color="auto"/>
          </w:divBdr>
        </w:div>
        <w:div w:id="224923472">
          <w:marLeft w:val="0"/>
          <w:marRight w:val="0"/>
          <w:marTop w:val="0"/>
          <w:marBottom w:val="0"/>
          <w:divBdr>
            <w:top w:val="none" w:sz="0" w:space="0" w:color="auto"/>
            <w:left w:val="none" w:sz="0" w:space="0" w:color="auto"/>
            <w:bottom w:val="none" w:sz="0" w:space="0" w:color="auto"/>
            <w:right w:val="none" w:sz="0" w:space="0" w:color="auto"/>
          </w:divBdr>
        </w:div>
        <w:div w:id="178009134">
          <w:marLeft w:val="0"/>
          <w:marRight w:val="0"/>
          <w:marTop w:val="0"/>
          <w:marBottom w:val="0"/>
          <w:divBdr>
            <w:top w:val="none" w:sz="0" w:space="0" w:color="auto"/>
            <w:left w:val="none" w:sz="0" w:space="0" w:color="auto"/>
            <w:bottom w:val="none" w:sz="0" w:space="0" w:color="auto"/>
            <w:right w:val="none" w:sz="0" w:space="0" w:color="auto"/>
          </w:divBdr>
        </w:div>
        <w:div w:id="1838375860">
          <w:marLeft w:val="0"/>
          <w:marRight w:val="0"/>
          <w:marTop w:val="0"/>
          <w:marBottom w:val="0"/>
          <w:divBdr>
            <w:top w:val="none" w:sz="0" w:space="0" w:color="auto"/>
            <w:left w:val="none" w:sz="0" w:space="0" w:color="auto"/>
            <w:bottom w:val="none" w:sz="0" w:space="0" w:color="auto"/>
            <w:right w:val="none" w:sz="0" w:space="0" w:color="auto"/>
          </w:divBdr>
        </w:div>
        <w:div w:id="96562872">
          <w:marLeft w:val="0"/>
          <w:marRight w:val="0"/>
          <w:marTop w:val="0"/>
          <w:marBottom w:val="0"/>
          <w:divBdr>
            <w:top w:val="none" w:sz="0" w:space="0" w:color="auto"/>
            <w:left w:val="none" w:sz="0" w:space="0" w:color="auto"/>
            <w:bottom w:val="none" w:sz="0" w:space="0" w:color="auto"/>
            <w:right w:val="none" w:sz="0" w:space="0" w:color="auto"/>
          </w:divBdr>
        </w:div>
        <w:div w:id="697002766">
          <w:marLeft w:val="0"/>
          <w:marRight w:val="0"/>
          <w:marTop w:val="0"/>
          <w:marBottom w:val="0"/>
          <w:divBdr>
            <w:top w:val="none" w:sz="0" w:space="0" w:color="auto"/>
            <w:left w:val="none" w:sz="0" w:space="0" w:color="auto"/>
            <w:bottom w:val="none" w:sz="0" w:space="0" w:color="auto"/>
            <w:right w:val="none" w:sz="0" w:space="0" w:color="auto"/>
          </w:divBdr>
        </w:div>
        <w:div w:id="360479289">
          <w:marLeft w:val="0"/>
          <w:marRight w:val="0"/>
          <w:marTop w:val="0"/>
          <w:marBottom w:val="0"/>
          <w:divBdr>
            <w:top w:val="none" w:sz="0" w:space="0" w:color="auto"/>
            <w:left w:val="none" w:sz="0" w:space="0" w:color="auto"/>
            <w:bottom w:val="none" w:sz="0" w:space="0" w:color="auto"/>
            <w:right w:val="none" w:sz="0" w:space="0" w:color="auto"/>
          </w:divBdr>
        </w:div>
        <w:div w:id="385835042">
          <w:marLeft w:val="0"/>
          <w:marRight w:val="0"/>
          <w:marTop w:val="0"/>
          <w:marBottom w:val="0"/>
          <w:divBdr>
            <w:top w:val="none" w:sz="0" w:space="0" w:color="auto"/>
            <w:left w:val="none" w:sz="0" w:space="0" w:color="auto"/>
            <w:bottom w:val="none" w:sz="0" w:space="0" w:color="auto"/>
            <w:right w:val="none" w:sz="0" w:space="0" w:color="auto"/>
          </w:divBdr>
        </w:div>
        <w:div w:id="462818557">
          <w:marLeft w:val="0"/>
          <w:marRight w:val="0"/>
          <w:marTop w:val="0"/>
          <w:marBottom w:val="0"/>
          <w:divBdr>
            <w:top w:val="none" w:sz="0" w:space="0" w:color="auto"/>
            <w:left w:val="none" w:sz="0" w:space="0" w:color="auto"/>
            <w:bottom w:val="none" w:sz="0" w:space="0" w:color="auto"/>
            <w:right w:val="none" w:sz="0" w:space="0" w:color="auto"/>
          </w:divBdr>
        </w:div>
        <w:div w:id="1438792467">
          <w:marLeft w:val="0"/>
          <w:marRight w:val="0"/>
          <w:marTop w:val="0"/>
          <w:marBottom w:val="0"/>
          <w:divBdr>
            <w:top w:val="none" w:sz="0" w:space="0" w:color="auto"/>
            <w:left w:val="none" w:sz="0" w:space="0" w:color="auto"/>
            <w:bottom w:val="none" w:sz="0" w:space="0" w:color="auto"/>
            <w:right w:val="none" w:sz="0" w:space="0" w:color="auto"/>
          </w:divBdr>
        </w:div>
      </w:divsChild>
    </w:div>
    <w:div w:id="2049909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hyperlink" Target="https://github.com/EduPekUfpr/PythonProject/tree/main/Dados" TargetMode="External"/><Relationship Id="rId34" Type="http://schemas.openxmlformats.org/officeDocument/2006/relationships/footer" Target="footer2.xm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hyperlink" Target="https://www.youtube.com/@LigaDataScien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EduPekUfpr/PythonProject/tree/main/Metodologia" TargetMode="External"/><Relationship Id="rId32" Type="http://schemas.openxmlformats.org/officeDocument/2006/relationships/header" Target="header2.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xhdVh2Hyv3I" TargetMode="External"/><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www.ibm.com/downloads/documents/pt-pt/10a99803d3afd122" TargetMode="External"/><Relationship Id="rId31" Type="http://schemas.openxmlformats.org/officeDocument/2006/relationships/header" Target="header1.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linkedin.com/company/liga-data-science-ufpr" TargetMode="External"/><Relationship Id="rId35" Type="http://schemas.openxmlformats.org/officeDocument/2006/relationships/footer" Target="footer3.xml"/><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image" Target="media/image17.png"/><Relationship Id="rId20" Type="http://schemas.openxmlformats.org/officeDocument/2006/relationships/image" Target="media/image9.png"/><Relationship Id="rId4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tossa\AppData\Roaming\Microsoft\Modelos\Medi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500B29A64A4974EBBB4397ADE9F5283"/>
        <w:category>
          <w:name w:val="General"/>
          <w:gallery w:val="placeholder"/>
        </w:category>
        <w:types>
          <w:type w:val="bbPlcHdr"/>
        </w:types>
        <w:behaviors>
          <w:behavior w:val="content"/>
        </w:behaviors>
        <w:guid w:val="{CDE5FAF4-9B76-5F4C-86CE-3109D1AFF938}"/>
      </w:docPartPr>
      <w:docPartBody>
        <w:p w:rsidR="00934131" w:rsidRDefault="002F7D93" w:rsidP="002F7D93">
          <w:pPr>
            <w:pStyle w:val="8500B29A64A4974EBBB4397ADE9F5283"/>
          </w:pPr>
          <w:r w:rsidRPr="00237CDA">
            <w:rPr>
              <w:rStyle w:val="PlaceholderText"/>
            </w:rPr>
            <w:t>Click or tap here to enter text.</w:t>
          </w:r>
        </w:p>
      </w:docPartBody>
    </w:docPart>
    <w:docPart>
      <w:docPartPr>
        <w:name w:val="F847CA0E372425428A8DE92FBB8A3CEE"/>
        <w:category>
          <w:name w:val="General"/>
          <w:gallery w:val="placeholder"/>
        </w:category>
        <w:types>
          <w:type w:val="bbPlcHdr"/>
        </w:types>
        <w:behaviors>
          <w:behavior w:val="content"/>
        </w:behaviors>
        <w:guid w:val="{89627383-CF71-F043-A19E-49E901C8734E}"/>
      </w:docPartPr>
      <w:docPartBody>
        <w:p w:rsidR="00934131" w:rsidRDefault="002F7D93" w:rsidP="002F7D93">
          <w:pPr>
            <w:pStyle w:val="F847CA0E372425428A8DE92FBB8A3CEE"/>
          </w:pPr>
          <w:r w:rsidRPr="00237CD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D93"/>
    <w:rsid w:val="00107CA2"/>
    <w:rsid w:val="00261E68"/>
    <w:rsid w:val="002F7D93"/>
    <w:rsid w:val="00374F62"/>
    <w:rsid w:val="00414DD7"/>
    <w:rsid w:val="00860CC6"/>
    <w:rsid w:val="0091718F"/>
    <w:rsid w:val="00934131"/>
    <w:rsid w:val="00C31A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7D93"/>
    <w:rPr>
      <w:color w:val="666666"/>
    </w:rPr>
  </w:style>
  <w:style w:type="paragraph" w:customStyle="1" w:styleId="8500B29A64A4974EBBB4397ADE9F5283">
    <w:name w:val="8500B29A64A4974EBBB4397ADE9F5283"/>
    <w:rsid w:val="002F7D93"/>
  </w:style>
  <w:style w:type="paragraph" w:customStyle="1" w:styleId="F847CA0E372425428A8DE92FBB8A3CEE">
    <w:name w:val="F847CA0E372425428A8DE92FBB8A3CEE"/>
    <w:rsid w:val="002F7D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Media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1DFF9E-4316-FD46-BA62-31FD6AA1E4A6}">
  <we:reference id="wa104381727" version="1.0.1.0" store="en-US" storeType="OMEX"/>
  <we:alternateReferences>
    <we:reference id="wa10438172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86DB96-D458-4311-B08D-01C300230449}">
  <ds:schemaRefs>
    <ds:schemaRef ds:uri="http://schemas.openxmlformats.org/officeDocument/2006/bibliography"/>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6D10E943-9264-438A-9E29-151406D929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C:\Users\ritossa\AppData\Roaming\Microsoft\Modelos\MedianReport.dotx</Template>
  <TotalTime>81</TotalTime>
  <Pages>22</Pages>
  <Words>4123</Words>
  <Characters>23504</Characters>
  <Application>Microsoft Office Word</Application>
  <DocSecurity>0</DocSecurity>
  <Lines>195</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MBA EM DESENVOLVIMENTO DE LIDERANÇA E GESTÃO COOPERATIVA</vt:lpstr>
      <vt:lpstr>MBA EM GESTÃO DE TALENTOS E COMPORTAMENTO HUMANO</vt:lpstr>
    </vt:vector>
  </TitlesOfParts>
  <Company>Hewlett-Packard Company</Company>
  <LinksUpToDate>false</LinksUpToDate>
  <CharactersWithSpaces>27572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LIGA DATA SCENCE – UNIVERSIDADE FEDERAL DO PARANÁ</dc:title>
  <dc:subject>Apostila MBA GESTÃO ESTRATÉGICA Didática – NOME DA DISCIPLINA</dc:subject>
  <dc:creator>ritossa</dc:creator>
  <cp:lastModifiedBy>Eduardo Pecora</cp:lastModifiedBy>
  <cp:revision>37</cp:revision>
  <cp:lastPrinted>2016-03-23T11:32:00Z</cp:lastPrinted>
  <dcterms:created xsi:type="dcterms:W3CDTF">2025-02-12T23:15:00Z</dcterms:created>
  <dcterms:modified xsi:type="dcterms:W3CDTF">2025-04-17T09:02:00Z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